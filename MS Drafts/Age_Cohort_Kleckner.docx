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7914D" w14:textId="2367ABA4" w:rsidR="001A531D" w:rsidRPr="001A531D" w:rsidRDefault="001A531D" w:rsidP="00B66CB0">
      <w:pPr>
        <w:spacing w:line="480" w:lineRule="auto"/>
        <w:rPr>
          <w:rFonts w:eastAsia="Times New Roman"/>
          <w:color w:val="auto"/>
        </w:rPr>
      </w:pPr>
      <w:r w:rsidRPr="001A531D">
        <w:rPr>
          <w:rFonts w:eastAsia="Times New Roman"/>
          <w:color w:val="000000"/>
          <w:shd w:val="clear" w:color="auto" w:fill="FFFFFF"/>
        </w:rPr>
        <w:t xml:space="preserve">Determining the age of worker </w:t>
      </w:r>
      <w:proofErr w:type="gramStart"/>
      <w:r w:rsidRPr="001A531D">
        <w:rPr>
          <w:rFonts w:eastAsia="Times New Roman"/>
          <w:color w:val="000000"/>
          <w:shd w:val="clear" w:color="auto" w:fill="FFFFFF"/>
        </w:rPr>
        <w:t>honey bees</w:t>
      </w:r>
      <w:proofErr w:type="gramEnd"/>
      <w:r w:rsidRPr="001A531D">
        <w:rPr>
          <w:rFonts w:eastAsia="Times New Roman"/>
          <w:color w:val="000000"/>
          <w:shd w:val="clear" w:color="auto" w:fill="FFFFFF"/>
        </w:rPr>
        <w:t xml:space="preserve"> (</w:t>
      </w:r>
      <w:proofErr w:type="spellStart"/>
      <w:r w:rsidRPr="001A531D">
        <w:rPr>
          <w:rFonts w:eastAsia="Times New Roman"/>
          <w:i/>
          <w:iCs/>
          <w:color w:val="000000"/>
          <w:shd w:val="clear" w:color="auto" w:fill="FFFFFF"/>
        </w:rPr>
        <w:t>Apis</w:t>
      </w:r>
      <w:proofErr w:type="spellEnd"/>
      <w:r w:rsidRPr="001A531D">
        <w:rPr>
          <w:rFonts w:eastAsia="Times New Roman"/>
          <w:i/>
          <w:iCs/>
          <w:color w:val="000000"/>
          <w:shd w:val="clear" w:color="auto" w:fill="FFFFFF"/>
        </w:rPr>
        <w:t xml:space="preserve"> mellifera</w:t>
      </w:r>
      <w:r w:rsidRPr="001A531D">
        <w:rPr>
          <w:rFonts w:eastAsia="Times New Roman"/>
          <w:color w:val="000000"/>
          <w:shd w:val="clear" w:color="auto" w:fill="FFFFFF"/>
        </w:rPr>
        <w:t xml:space="preserve"> L.) that ingest pollen substitute patties</w:t>
      </w:r>
    </w:p>
    <w:p w14:paraId="59DFD744" w14:textId="77777777" w:rsidR="001A531D" w:rsidRDefault="001A531D" w:rsidP="00B66CB0">
      <w:pPr>
        <w:spacing w:line="480" w:lineRule="auto"/>
        <w:rPr>
          <w:rFonts w:eastAsia="Times New Roman"/>
          <w:shd w:val="clear" w:color="auto" w:fill="FFFFFF"/>
        </w:rPr>
      </w:pPr>
    </w:p>
    <w:p w14:paraId="2622D6FF" w14:textId="29952602" w:rsidR="00BD2B66" w:rsidRDefault="001A531D" w:rsidP="00B66CB0">
      <w:pPr>
        <w:spacing w:line="480" w:lineRule="auto"/>
        <w:rPr>
          <w:rFonts w:eastAsia="Times New Roman"/>
          <w:shd w:val="clear" w:color="auto" w:fill="FFFFFF"/>
        </w:rPr>
      </w:pPr>
      <w:r>
        <w:rPr>
          <w:rFonts w:eastAsia="Times New Roman"/>
          <w:shd w:val="clear" w:color="auto" w:fill="FFFFFF"/>
        </w:rPr>
        <w:t xml:space="preserve">Emily R. </w:t>
      </w:r>
      <w:proofErr w:type="spellStart"/>
      <w:r>
        <w:rPr>
          <w:rFonts w:eastAsia="Times New Roman"/>
          <w:shd w:val="clear" w:color="auto" w:fill="FFFFFF"/>
        </w:rPr>
        <w:t>Noordyke</w:t>
      </w:r>
      <w:proofErr w:type="spellEnd"/>
      <w:r>
        <w:rPr>
          <w:rFonts w:eastAsia="Times New Roman"/>
          <w:shd w:val="clear" w:color="auto" w:fill="FFFFFF"/>
        </w:rPr>
        <w:t xml:space="preserve">, </w:t>
      </w:r>
      <w:r w:rsidRPr="00253184">
        <w:rPr>
          <w:rFonts w:eastAsia="Times New Roman"/>
          <w:shd w:val="clear" w:color="auto" w:fill="FFFFFF"/>
          <w:rPrChange w:id="0" w:author="Prouty, Cody S." w:date="2022-05-30T11:09:00Z">
            <w:rPr>
              <w:rFonts w:eastAsia="Times New Roman"/>
              <w:b/>
              <w:bCs/>
              <w:shd w:val="clear" w:color="auto" w:fill="FFFFFF"/>
            </w:rPr>
          </w:rPrChange>
        </w:rPr>
        <w:t xml:space="preserve">Kaylin </w:t>
      </w:r>
      <w:proofErr w:type="spellStart"/>
      <w:r w:rsidRPr="00253184">
        <w:rPr>
          <w:rFonts w:eastAsia="Times New Roman"/>
          <w:shd w:val="clear" w:color="auto" w:fill="FFFFFF"/>
          <w:rPrChange w:id="1" w:author="Prouty, Cody S." w:date="2022-05-30T11:09:00Z">
            <w:rPr>
              <w:rFonts w:eastAsia="Times New Roman"/>
              <w:b/>
              <w:bCs/>
              <w:shd w:val="clear" w:color="auto" w:fill="FFFFFF"/>
            </w:rPr>
          </w:rPrChange>
        </w:rPr>
        <w:t>Kleckner</w:t>
      </w:r>
      <w:proofErr w:type="spellEnd"/>
      <w:r>
        <w:rPr>
          <w:rFonts w:eastAsia="Times New Roman"/>
          <w:shd w:val="clear" w:color="auto" w:fill="FFFFFF"/>
        </w:rPr>
        <w:t>, Cody Prouty, Jamie D. Ellis</w:t>
      </w:r>
    </w:p>
    <w:p w14:paraId="4BAA6E93" w14:textId="77777777" w:rsidR="001A531D" w:rsidRPr="00FF4F05" w:rsidRDefault="001A531D" w:rsidP="00B66CB0">
      <w:pPr>
        <w:spacing w:line="480" w:lineRule="auto"/>
        <w:rPr>
          <w:rFonts w:eastAsia="Times New Roman"/>
          <w:shd w:val="clear" w:color="auto" w:fill="FFFFFF"/>
        </w:rPr>
      </w:pPr>
    </w:p>
    <w:p w14:paraId="57BFF19A" w14:textId="2385C158" w:rsidR="001A531D" w:rsidRPr="001A531D" w:rsidRDefault="00BD2B66" w:rsidP="00B66CB0">
      <w:pPr>
        <w:spacing w:line="480" w:lineRule="auto"/>
        <w:rPr>
          <w:b/>
          <w:bCs/>
          <w:i/>
          <w:iCs/>
        </w:rPr>
      </w:pPr>
      <w:commentRangeStart w:id="2"/>
      <w:r>
        <w:rPr>
          <w:b/>
          <w:bCs/>
          <w:i/>
          <w:iCs/>
        </w:rPr>
        <w:t>Hypotheses</w:t>
      </w:r>
      <w:commentRangeEnd w:id="2"/>
      <w:r w:rsidR="00EB6F4B">
        <w:rPr>
          <w:rStyle w:val="CommentReference"/>
        </w:rPr>
        <w:commentReference w:id="2"/>
      </w:r>
    </w:p>
    <w:p w14:paraId="20C0E8DA" w14:textId="1013C6BD" w:rsidR="001A531D" w:rsidRDefault="001A531D" w:rsidP="00B66CB0">
      <w:pPr>
        <w:pStyle w:val="ListParagraph"/>
        <w:spacing w:line="480" w:lineRule="auto"/>
        <w:ind w:left="0"/>
      </w:pPr>
      <w:r>
        <w:t>We</w:t>
      </w:r>
      <w:r w:rsidRPr="001A531D">
        <w:t xml:space="preserve"> investigated </w:t>
      </w:r>
      <w:r>
        <w:t>at what</w:t>
      </w:r>
      <w:r w:rsidRPr="001A531D">
        <w:t xml:space="preserve"> age worker </w:t>
      </w:r>
      <w:proofErr w:type="gramStart"/>
      <w:r w:rsidRPr="001A531D">
        <w:t>honey bees</w:t>
      </w:r>
      <w:proofErr w:type="gramEnd"/>
      <w:r w:rsidRPr="001A531D">
        <w:t xml:space="preserve"> (</w:t>
      </w:r>
      <w:proofErr w:type="spellStart"/>
      <w:r w:rsidRPr="001A531D">
        <w:rPr>
          <w:i/>
          <w:iCs/>
        </w:rPr>
        <w:t>Apis</w:t>
      </w:r>
      <w:proofErr w:type="spellEnd"/>
      <w:r w:rsidRPr="001A531D">
        <w:rPr>
          <w:i/>
          <w:iCs/>
        </w:rPr>
        <w:t xml:space="preserve"> mellifera</w:t>
      </w:r>
      <w:r w:rsidRPr="001A531D">
        <w:t>) ingest pollen substitute patties</w:t>
      </w:r>
      <w:r>
        <w:t xml:space="preserve"> (PSPs) by exposing cohorts of workers to dyed PSPs and evaluating the presence of the dye in their abdomen</w:t>
      </w:r>
      <w:r w:rsidRPr="001A531D">
        <w:t>.</w:t>
      </w:r>
      <w:r>
        <w:t xml:space="preserve"> We hypothesized that nurse bees (workers aged 5-10 days) would be the main consumers of the PSP</w:t>
      </w:r>
      <w:r w:rsidR="00C231B5">
        <w:t>s</w:t>
      </w:r>
      <w:r>
        <w:t xml:space="preserve"> and have the most dye present in their abdomen given the high demand for pollen by the maturing larvae they care fo</w:t>
      </w:r>
      <w:r w:rsidR="00C231B5">
        <w:t xml:space="preserve">r </w:t>
      </w:r>
      <w:r w:rsidR="00C231B5">
        <w:rPr>
          <w:noProof/>
        </w:rPr>
        <w:t>(Crailsheim 1990)</w:t>
      </w:r>
      <w:r>
        <w:t xml:space="preserve">. Alternatively, we hypothesized that PSPs would not be treated the same as bee-collected pollen stored in cells as bee bread. Therefore, foraging workers (aged 18-28 days) would be the main consumers of the PSP for their high sugar content and have the </w:t>
      </w:r>
      <w:r w:rsidR="00EB6F4B">
        <w:t>highest proportional presence of</w:t>
      </w:r>
      <w:r>
        <w:t xml:space="preserve"> dye in their abdomen. </w:t>
      </w:r>
    </w:p>
    <w:p w14:paraId="56A714B7" w14:textId="77777777" w:rsidR="001A531D" w:rsidRDefault="001A531D" w:rsidP="00B66CB0">
      <w:pPr>
        <w:spacing w:line="480" w:lineRule="auto"/>
        <w:rPr>
          <w:b/>
          <w:bCs/>
          <w:i/>
          <w:iCs/>
        </w:rPr>
      </w:pPr>
    </w:p>
    <w:p w14:paraId="5DAC3BDA" w14:textId="77777777" w:rsidR="001A531D" w:rsidRDefault="001A531D" w:rsidP="00B66CB0">
      <w:pPr>
        <w:spacing w:line="480" w:lineRule="auto"/>
        <w:rPr>
          <w:b/>
          <w:bCs/>
          <w:i/>
          <w:iCs/>
        </w:rPr>
      </w:pPr>
      <w:r>
        <w:rPr>
          <w:b/>
          <w:bCs/>
          <w:i/>
          <w:iCs/>
        </w:rPr>
        <w:t>Methodology</w:t>
      </w:r>
    </w:p>
    <w:p w14:paraId="23A6BD10" w14:textId="6FC1BE6E" w:rsidR="001A531D" w:rsidRDefault="00BD2B66" w:rsidP="00B66CB0">
      <w:pPr>
        <w:spacing w:line="480" w:lineRule="auto"/>
        <w:rPr>
          <w:i/>
          <w:iCs/>
        </w:rPr>
      </w:pPr>
      <w:r w:rsidRPr="001A531D">
        <w:rPr>
          <w:i/>
          <w:iCs/>
        </w:rPr>
        <w:t>Experimental design</w:t>
      </w:r>
    </w:p>
    <w:p w14:paraId="76B37426" w14:textId="1DEAF976" w:rsidR="001A531D" w:rsidRDefault="001A531D" w:rsidP="00B66CB0">
      <w:pPr>
        <w:spacing w:line="480" w:lineRule="auto"/>
      </w:pPr>
      <w:r>
        <w:t xml:space="preserve">To investigate at what age worker </w:t>
      </w:r>
      <w:proofErr w:type="gramStart"/>
      <w:r>
        <w:t>honey bees</w:t>
      </w:r>
      <w:proofErr w:type="gramEnd"/>
      <w:r>
        <w:t xml:space="preserve"> consume PSPs, w</w:t>
      </w:r>
      <w:r w:rsidRPr="001A531D">
        <w:t xml:space="preserve">e looked for the presence of dyed </w:t>
      </w:r>
      <w:r w:rsidR="00C231B5">
        <w:t>PSPs</w:t>
      </w:r>
      <w:r w:rsidRPr="001A531D">
        <w:t xml:space="preserve"> in the </w:t>
      </w:r>
      <w:r>
        <w:t>abdomens</w:t>
      </w:r>
      <w:r w:rsidRPr="001A531D">
        <w:t xml:space="preserve"> of worker bee</w:t>
      </w:r>
      <w:r>
        <w:t>s each day of their lifespan</w:t>
      </w:r>
      <w:r w:rsidRPr="001A531D">
        <w:t>. Pollen traps were placed on the entrance</w:t>
      </w:r>
      <w:r w:rsidR="00C231B5">
        <w:t>s</w:t>
      </w:r>
      <w:r w:rsidRPr="001A531D">
        <w:t xml:space="preserve"> of</w:t>
      </w:r>
      <w:r>
        <w:t xml:space="preserve"> fifteen colonies in five-frame Langstroth equipment</w:t>
      </w:r>
      <w:r w:rsidRPr="001A531D">
        <w:t xml:space="preserve"> to exclude local pollen foraging. The treatment groups were as follows: (1) six colonies received a dyed commercial pollen substitute, (2) three colonies received commercial pollen substitute without dye (negative control), (3) three colonies received fondant mixed with dye (positive control), and (4) three </w:t>
      </w:r>
      <w:r w:rsidRPr="001A531D">
        <w:lastRenderedPageBreak/>
        <w:t>colonies received Crayola model magic clay mixed with dye (consumption control).</w:t>
      </w:r>
      <w:r>
        <w:t xml:space="preserve"> </w:t>
      </w:r>
      <w:proofErr w:type="gramStart"/>
      <w:r w:rsidRPr="001A531D">
        <w:t>Honey bees</w:t>
      </w:r>
      <w:proofErr w:type="gramEnd"/>
      <w:r w:rsidRPr="001A531D">
        <w:t xml:space="preserve"> will not eat Crayola Model Magic clay and in some cases eject it from the hive (</w:t>
      </w:r>
      <w:proofErr w:type="spellStart"/>
      <w:r w:rsidRPr="001A531D">
        <w:t>Noordyke</w:t>
      </w:r>
      <w:proofErr w:type="spellEnd"/>
      <w:r w:rsidRPr="001A531D">
        <w:t xml:space="preserve"> et al. 2021)</w:t>
      </w:r>
      <w:r>
        <w:t xml:space="preserve">. </w:t>
      </w:r>
      <w:commentRangeStart w:id="3"/>
      <w:r w:rsidR="00EB6F4B">
        <w:t>The negative and consumption controls were 100% effective with no dye present and the positive was 97.7% effective</w:t>
      </w:r>
      <w:commentRangeEnd w:id="3"/>
      <w:r w:rsidR="00EB6F4B">
        <w:rPr>
          <w:rStyle w:val="CommentReference"/>
        </w:rPr>
        <w:commentReference w:id="3"/>
      </w:r>
      <w:r w:rsidR="00EB6F4B">
        <w:t xml:space="preserve">. </w:t>
      </w:r>
      <w:r w:rsidRPr="001A531D">
        <w:t>Diets were fed ad libitum</w:t>
      </w:r>
      <w:r>
        <w:t xml:space="preserve"> for 28 days and colonies were spaced 20 meters apart to reduce the chance of individuals drifting from one colony to another.</w:t>
      </w:r>
      <w:r w:rsidR="00B66CB0">
        <w:t xml:space="preserve"> </w:t>
      </w:r>
    </w:p>
    <w:p w14:paraId="6FAD82CA" w14:textId="5F2C3B9E" w:rsidR="001A531D" w:rsidRDefault="001A531D" w:rsidP="00B66CB0">
      <w:pPr>
        <w:spacing w:line="480" w:lineRule="auto"/>
      </w:pPr>
    </w:p>
    <w:p w14:paraId="3EF80FA3" w14:textId="63268FEA" w:rsidR="001A531D" w:rsidRDefault="001A531D" w:rsidP="00B66CB0">
      <w:pPr>
        <w:spacing w:line="480" w:lineRule="auto"/>
      </w:pPr>
      <w:r w:rsidRPr="001A531D">
        <w:t>We gathered newly emerged bees &lt; 24 h old over three consecutive days</w:t>
      </w:r>
      <w:r>
        <w:t xml:space="preserve"> in October 2020</w:t>
      </w:r>
      <w:r w:rsidRPr="001A531D">
        <w:t xml:space="preserve">. All newly emerged bees were placed in </w:t>
      </w:r>
      <w:r>
        <w:t>a single</w:t>
      </w:r>
      <w:r w:rsidRPr="001A531D">
        <w:t xml:space="preserve"> container and allowed to mix thoroughly to reduce the potential effects of genetic variation between colonies. We painted the thoraces of the newly emerged bees using </w:t>
      </w:r>
      <w:proofErr w:type="spellStart"/>
      <w:r w:rsidRPr="001A531D">
        <w:t>Testors</w:t>
      </w:r>
      <w:proofErr w:type="spellEnd"/>
      <w:r w:rsidRPr="001A531D">
        <w:t xml:space="preserve"> Enamel paint (The </w:t>
      </w:r>
      <w:proofErr w:type="spellStart"/>
      <w:r w:rsidRPr="001A531D">
        <w:t>Testor</w:t>
      </w:r>
      <w:proofErr w:type="spellEnd"/>
      <w:r w:rsidRPr="001A531D">
        <w:t xml:space="preserve"> Corporation, Rockford, IL)</w:t>
      </w:r>
      <w:r>
        <w:t xml:space="preserve">. </w:t>
      </w:r>
      <w:r w:rsidRPr="001A531D">
        <w:t xml:space="preserve">Groups of eight hundred painted bees were introduced to five </w:t>
      </w:r>
      <w:r>
        <w:t xml:space="preserve">randomly selected </w:t>
      </w:r>
      <w:r w:rsidRPr="001A531D">
        <w:t>colonies the same day that they were painted. We heavily smoked colonies</w:t>
      </w:r>
      <w:r>
        <w:t xml:space="preserve">, </w:t>
      </w:r>
      <w:r w:rsidRPr="001A531D">
        <w:t>closed colony entrances</w:t>
      </w:r>
      <w:r>
        <w:t xml:space="preserve">, and </w:t>
      </w:r>
      <w:r w:rsidRPr="001A531D">
        <w:t xml:space="preserve">lightly misted </w:t>
      </w:r>
      <w:r>
        <w:t>the introduced bees</w:t>
      </w:r>
      <w:r w:rsidRPr="001A531D">
        <w:t xml:space="preserve"> with a sucrose solution to prevent ejectio</w:t>
      </w:r>
      <w:r>
        <w:t>n</w:t>
      </w:r>
      <w:r w:rsidRPr="001A531D">
        <w:t xml:space="preserve">. </w:t>
      </w:r>
      <w:r>
        <w:t xml:space="preserve">We added appropriate diets in </w:t>
      </w:r>
      <w:r w:rsidRPr="001A531D">
        <w:t xml:space="preserve">petri dishes (11 cm diameter, 1 cm deep) </w:t>
      </w:r>
      <w:r>
        <w:t xml:space="preserve">on the top bars and opened </w:t>
      </w:r>
      <w:r w:rsidRPr="001A531D">
        <w:t>colony entrances approximately two hours after introducing the painted bees.</w:t>
      </w:r>
      <w:r>
        <w:t xml:space="preserve"> Data collection began one day after painting, when workers were approximately two days old.</w:t>
      </w:r>
    </w:p>
    <w:p w14:paraId="348F34F7" w14:textId="77777777" w:rsidR="001A531D" w:rsidRDefault="001A531D" w:rsidP="00B66CB0">
      <w:pPr>
        <w:spacing w:line="480" w:lineRule="auto"/>
        <w:rPr>
          <w:b/>
          <w:bCs/>
          <w:i/>
          <w:iCs/>
        </w:rPr>
      </w:pPr>
    </w:p>
    <w:p w14:paraId="1CB9F86A" w14:textId="17C6A744" w:rsidR="00BD2B66" w:rsidRPr="001A531D" w:rsidRDefault="001A531D" w:rsidP="00B66CB0">
      <w:pPr>
        <w:spacing w:line="480" w:lineRule="auto"/>
        <w:rPr>
          <w:i/>
          <w:iCs/>
        </w:rPr>
      </w:pPr>
      <w:r w:rsidRPr="001A531D">
        <w:rPr>
          <w:i/>
          <w:iCs/>
        </w:rPr>
        <w:t>D</w:t>
      </w:r>
      <w:r w:rsidR="00BD2B66" w:rsidRPr="001A531D">
        <w:rPr>
          <w:i/>
          <w:iCs/>
        </w:rPr>
        <w:t>ata collection</w:t>
      </w:r>
    </w:p>
    <w:p w14:paraId="4453F5AF" w14:textId="172AD0BB" w:rsidR="001A531D" w:rsidRDefault="001A531D" w:rsidP="00B66CB0">
      <w:pPr>
        <w:spacing w:line="480" w:lineRule="auto"/>
      </w:pPr>
      <w:r w:rsidRPr="001A531D">
        <w:t>We systematically collected 20 painted bees from each colony every day for 28 d</w:t>
      </w:r>
      <w:r>
        <w:t xml:space="preserve">ays </w:t>
      </w:r>
      <w:r w:rsidRPr="001A531D">
        <w:t xml:space="preserve">(approximately 560 total marked workers collected per hive). We collected two painted bees per side of each of five frames. Many colonies had fewer than two painted bees per side of each frame during the last week of the study. In this case, we collected more than two painted bees on the next nearest frame until we had a full sample. Some days near the end of the study, we would </w:t>
      </w:r>
      <w:r w:rsidRPr="001A531D">
        <w:lastRenderedPageBreak/>
        <w:t>not find 20 painted bees in a colony and would collect as many as we could find to get a partial sample. If we could not find any painted bees in a colony for two days in a row, then we took the colony out of the study. Bee samples were stored in the freezer at -6°C</w:t>
      </w:r>
      <w:r>
        <w:t xml:space="preserve"> until dye extraction</w:t>
      </w:r>
      <w:r w:rsidRPr="001A531D">
        <w:t>.</w:t>
      </w:r>
      <w:r>
        <w:t xml:space="preserve"> </w:t>
      </w:r>
      <w:r w:rsidRPr="001A531D">
        <w:t xml:space="preserve">We extracted dye from worker bee abdomens using methods from </w:t>
      </w:r>
      <w:proofErr w:type="spellStart"/>
      <w:r w:rsidRPr="001A531D">
        <w:t>Noordyke</w:t>
      </w:r>
      <w:proofErr w:type="spellEnd"/>
      <w:r w:rsidRPr="001A531D">
        <w:t xml:space="preserve"> et al. (2021). Two observers visually inspected samples for the presence of dye by holding vials over a white surface under the same lighting conditions.</w:t>
      </w:r>
      <w:r w:rsidR="00286233">
        <w:t xml:space="preserve"> </w:t>
      </w:r>
      <w:commentRangeStart w:id="4"/>
      <w:r w:rsidR="00286233">
        <w:t>Only samples in which the two visual graders agreed were included in our statistical analysis.</w:t>
      </w:r>
      <w:commentRangeEnd w:id="4"/>
      <w:r w:rsidR="00DE3342">
        <w:rPr>
          <w:rStyle w:val="CommentReference"/>
        </w:rPr>
        <w:commentReference w:id="4"/>
      </w:r>
    </w:p>
    <w:p w14:paraId="6FD8BECA" w14:textId="77777777" w:rsidR="00286233" w:rsidRDefault="00286233" w:rsidP="00B66CB0">
      <w:pPr>
        <w:spacing w:line="480" w:lineRule="auto"/>
      </w:pPr>
    </w:p>
    <w:p w14:paraId="03E01FC7" w14:textId="37E48106" w:rsidR="00286233" w:rsidRDefault="001313D2" w:rsidP="00B66CB0">
      <w:pPr>
        <w:spacing w:line="480" w:lineRule="auto"/>
      </w:pPr>
      <w:commentRangeStart w:id="5"/>
      <w:r>
        <w:t xml:space="preserve">We utilized weather data </w:t>
      </w:r>
      <w:commentRangeEnd w:id="5"/>
      <w:r w:rsidR="00EB6F4B">
        <w:rPr>
          <w:rStyle w:val="CommentReference"/>
        </w:rPr>
        <w:commentReference w:id="5"/>
      </w:r>
      <w:r>
        <w:t xml:space="preserve">from the University of Florida IFAS Florida Automated Weather Network (FAWN) to account for potential environmental covariates impacting PSP consumption. We accessed hourly measurements of numerous metrics taken at the Alachua 260 station </w:t>
      </w:r>
      <w:r w:rsidR="007048C1">
        <w:t>(</w:t>
      </w:r>
      <w:r w:rsidR="007048C1" w:rsidRPr="007048C1">
        <w:t>29.80266</w:t>
      </w:r>
      <w:r w:rsidR="007048C1">
        <w:t>, -</w:t>
      </w:r>
      <w:r w:rsidR="007048C1" w:rsidRPr="007048C1">
        <w:t>82.41081</w:t>
      </w:r>
      <w:r w:rsidR="007048C1">
        <w:t xml:space="preserve">;15 miles from UF HBREL) </w:t>
      </w:r>
      <w:r>
        <w:t xml:space="preserve">for October of 2020. </w:t>
      </w:r>
      <w:r w:rsidR="002A5428">
        <w:t>For presence of dye in bee guts, w</w:t>
      </w:r>
      <w:r>
        <w:t xml:space="preserve">e summarized the average value of each metric </w:t>
      </w:r>
      <w:r w:rsidR="00CF3B64">
        <w:t>for the 2</w:t>
      </w:r>
      <w:r w:rsidR="002A5428">
        <w:t>3</w:t>
      </w:r>
      <w:r w:rsidR="00CF3B64">
        <w:t xml:space="preserve"> hours preceding sampling (12</w:t>
      </w:r>
      <w:r w:rsidR="002A5428">
        <w:t>:00</w:t>
      </w:r>
      <w:r w:rsidR="00CF3B64">
        <w:t xml:space="preserve"> – 11</w:t>
      </w:r>
      <w:r w:rsidR="002A5428">
        <w:t>:00</w:t>
      </w:r>
      <w:r w:rsidR="00CF3B64">
        <w:t>)</w:t>
      </w:r>
      <w:r>
        <w:t>.</w:t>
      </w:r>
      <w:r w:rsidR="002A5428">
        <w:t xml:space="preserve"> For the number of bees observed on patties, we summarized the average value of each metric for the period of sunrise to average observation time (7:00 – 11:00).</w:t>
      </w:r>
      <w:r>
        <w:t xml:space="preserve"> Additionally, we visualized the correlation between environmental metrics using a correlation matrix and </w:t>
      </w:r>
      <w:proofErr w:type="spellStart"/>
      <w:proofErr w:type="gramStart"/>
      <w:r>
        <w:t>corrplot</w:t>
      </w:r>
      <w:proofErr w:type="spellEnd"/>
      <w:r>
        <w:t>::</w:t>
      </w:r>
      <w:proofErr w:type="spellStart"/>
      <w:proofErr w:type="gramEnd"/>
      <w:r>
        <w:t>corrplot</w:t>
      </w:r>
      <w:proofErr w:type="spellEnd"/>
      <w:r>
        <w:t xml:space="preserve"> in R (version 1.4.3) to avoid selecting highly correlated metrics in our models.</w:t>
      </w:r>
    </w:p>
    <w:p w14:paraId="6855E89B" w14:textId="77777777" w:rsidR="00286233" w:rsidRPr="001A531D" w:rsidRDefault="00286233" w:rsidP="00B66CB0">
      <w:pPr>
        <w:spacing w:line="480" w:lineRule="auto"/>
      </w:pPr>
    </w:p>
    <w:p w14:paraId="28257DFC" w14:textId="173A69A3" w:rsidR="00B66CB0" w:rsidRDefault="004E712D" w:rsidP="00B66CB0">
      <w:pPr>
        <w:spacing w:line="480" w:lineRule="auto"/>
        <w:rPr>
          <w:ins w:id="6" w:author="Prouty, Cody S." w:date="2022-05-30T09:32:00Z"/>
          <w:i/>
          <w:iCs/>
        </w:rPr>
      </w:pPr>
      <w:r w:rsidRPr="001A531D">
        <w:rPr>
          <w:i/>
          <w:iCs/>
        </w:rPr>
        <w:t>Data analysis</w:t>
      </w:r>
    </w:p>
    <w:p w14:paraId="36F35880" w14:textId="1A250DC6" w:rsidR="00DA2C4E" w:rsidRDefault="00DA2C4E" w:rsidP="00B66CB0">
      <w:pPr>
        <w:spacing w:line="480" w:lineRule="auto"/>
        <w:rPr>
          <w:i/>
          <w:iCs/>
        </w:rPr>
      </w:pPr>
      <w:ins w:id="7" w:author="Prouty, Cody S." w:date="2022-05-30T09:32:00Z">
        <w:r>
          <w:rPr>
            <w:i/>
            <w:iCs/>
          </w:rPr>
          <w:t>General anal</w:t>
        </w:r>
      </w:ins>
      <w:ins w:id="8" w:author="Prouty, Cody S." w:date="2022-05-30T09:33:00Z">
        <w:r>
          <w:rPr>
            <w:i/>
            <w:iCs/>
          </w:rPr>
          <w:t>yses</w:t>
        </w:r>
      </w:ins>
    </w:p>
    <w:p w14:paraId="118303EA" w14:textId="0AA1A1BE" w:rsidR="00286233" w:rsidRDefault="00286233" w:rsidP="00B66CB0">
      <w:pPr>
        <w:spacing w:line="480" w:lineRule="auto"/>
        <w:rPr>
          <w:ins w:id="9" w:author="Prouty, Cody S." w:date="2022-05-30T09:31:00Z"/>
        </w:rPr>
      </w:pPr>
      <w:r>
        <w:t xml:space="preserve">To test our hypothesis that nurse bees (5-10 days old) would drive PSP consumption, </w:t>
      </w:r>
      <w:r w:rsidR="00EB6F4B">
        <w:t xml:space="preserve">we constructed generalized linear mixed effects models </w:t>
      </w:r>
      <w:r>
        <w:t xml:space="preserve">in R (version 1.4.3). </w:t>
      </w:r>
      <w:moveFromRangeStart w:id="10" w:author="Prouty, Cody S." w:date="2022-05-30T09:26:00Z" w:name="move104795211"/>
      <w:moveFrom w:id="11" w:author="Prouty, Cody S." w:date="2022-05-30T09:26:00Z">
        <w:r w:rsidDel="005C0AC1">
          <w:t xml:space="preserve">We selected models with a binomial distribution </w:t>
        </w:r>
        <w:r w:rsidR="007048C1" w:rsidDel="005C0AC1">
          <w:t>(1</w:t>
        </w:r>
        <w:r w:rsidR="00DE3342" w:rsidDel="005C0AC1">
          <w:t xml:space="preserve"> = </w:t>
        </w:r>
        <w:r w:rsidR="007048C1" w:rsidDel="005C0AC1">
          <w:t>dye present</w:t>
        </w:r>
        <w:r w:rsidR="00DE3342" w:rsidDel="005C0AC1">
          <w:t>, 0 = dye absent</w:t>
        </w:r>
        <w:r w:rsidR="007048C1" w:rsidDel="005C0AC1">
          <w:t xml:space="preserve">) </w:t>
        </w:r>
        <w:r w:rsidDel="005C0AC1">
          <w:t xml:space="preserve">and dye presence as the response variable. </w:t>
        </w:r>
      </w:moveFrom>
      <w:moveFromRangeEnd w:id="10"/>
      <w:r w:rsidR="00EB6F4B">
        <w:t>Our</w:t>
      </w:r>
      <w:r>
        <w:t xml:space="preserve"> full model</w:t>
      </w:r>
      <w:ins w:id="12" w:author="Prouty, Cody S." w:date="2022-05-30T09:33:00Z">
        <w:r w:rsidR="00DA2C4E">
          <w:t>s</w:t>
        </w:r>
      </w:ins>
      <w:r>
        <w:t xml:space="preserve"> </w:t>
      </w:r>
      <w:r>
        <w:lastRenderedPageBreak/>
        <w:t xml:space="preserve">included worker age as linear and quadratic fixed effect predictor variables. </w:t>
      </w:r>
      <w:r w:rsidR="00EB6F4B">
        <w:t>We included t</w:t>
      </w:r>
      <w:r>
        <w:t xml:space="preserve">he quadratic term </w:t>
      </w:r>
      <w:r w:rsidR="00EB6F4B">
        <w:t xml:space="preserve">based on our prediction that </w:t>
      </w:r>
      <w:del w:id="13" w:author="Prouty, Cody S." w:date="2022-05-30T09:26:00Z">
        <w:r w:rsidR="00EB6F4B" w:rsidDel="005C0AC1">
          <w:delText>dye presence</w:delText>
        </w:r>
      </w:del>
      <w:ins w:id="14" w:author="Prouty, Cody S." w:date="2022-05-30T09:26:00Z">
        <w:r w:rsidR="005C0AC1">
          <w:t>response variables</w:t>
        </w:r>
      </w:ins>
      <w:r w:rsidR="00EB6F4B">
        <w:t xml:space="preserve"> would </w:t>
      </w:r>
      <w:commentRangeStart w:id="15"/>
      <w:r w:rsidR="00EB6F4B">
        <w:t>peak at days five to ten</w:t>
      </w:r>
      <w:commentRangeEnd w:id="15"/>
      <w:r w:rsidR="00307564">
        <w:rPr>
          <w:rStyle w:val="CommentReference"/>
        </w:rPr>
        <w:commentReference w:id="15"/>
      </w:r>
      <w:r w:rsidR="00EB6F4B">
        <w:t xml:space="preserve">. </w:t>
      </w:r>
      <w:r>
        <w:t>Additionally, we selected</w:t>
      </w:r>
      <w:r w:rsidR="00CF3B64">
        <w:t xml:space="preserve"> the average of</w:t>
      </w:r>
      <w:r>
        <w:t xml:space="preserve"> </w:t>
      </w:r>
      <w:r w:rsidR="00CF3B64">
        <w:t>four</w:t>
      </w:r>
      <w:r>
        <w:t xml:space="preserve"> biologically relevant environmental </w:t>
      </w:r>
      <w:r w:rsidR="00C80C6E">
        <w:t>metrics</w:t>
      </w:r>
      <w:r>
        <w:t xml:space="preserve"> </w:t>
      </w:r>
      <w:r w:rsidR="00EC35C9">
        <w:rPr>
          <w:noProof/>
        </w:rPr>
        <w:t>(Clarke and Robert 2018</w:t>
      </w:r>
      <w:r w:rsidR="00AD6657">
        <w:rPr>
          <w:noProof/>
        </w:rPr>
        <w:t>;</w:t>
      </w:r>
      <w:r w:rsidR="00AD6657" w:rsidRPr="00AD6657">
        <w:rPr>
          <w:noProof/>
        </w:rPr>
        <w:t xml:space="preserve"> </w:t>
      </w:r>
      <w:r w:rsidR="00AD6657">
        <w:rPr>
          <w:noProof/>
        </w:rPr>
        <w:t>Wang et al. 2009</w:t>
      </w:r>
      <w:r w:rsidR="00EC35C9">
        <w:rPr>
          <w:noProof/>
        </w:rPr>
        <w:t>)</w:t>
      </w:r>
      <w:r w:rsidR="00DE3342">
        <w:t xml:space="preserve"> </w:t>
      </w:r>
      <w:r>
        <w:t xml:space="preserve">to include as fixed effect </w:t>
      </w:r>
      <w:r w:rsidR="00EB6F4B">
        <w:t>covariates</w:t>
      </w:r>
      <w:r>
        <w:t xml:space="preserve"> in our full model: temperature measured 60 cm above the ground, rainfall, </w:t>
      </w:r>
      <w:r w:rsidR="00CF3B64">
        <w:t>radiation, and humidity</w:t>
      </w:r>
      <w:r>
        <w:t xml:space="preserve">. </w:t>
      </w:r>
      <w:r w:rsidR="008B4C1E">
        <w:t>For comparisons, w</w:t>
      </w:r>
      <w:r w:rsidR="001313D2">
        <w:t>e scaled</w:t>
      </w:r>
      <w:r>
        <w:t xml:space="preserve"> </w:t>
      </w:r>
      <w:r w:rsidR="001313D2">
        <w:t xml:space="preserve">all environmental </w:t>
      </w:r>
      <w:r w:rsidR="00C80C6E">
        <w:t>covariates</w:t>
      </w:r>
      <w:r w:rsidR="001313D2">
        <w:t xml:space="preserve"> </w:t>
      </w:r>
      <w:r w:rsidR="008B4C1E">
        <w:t xml:space="preserve">to have </w:t>
      </w:r>
      <w:r w:rsidR="001313D2">
        <w:t>a</w:t>
      </w:r>
      <w:r>
        <w:t xml:space="preserve"> </w:t>
      </w:r>
      <w:r w:rsidR="00EB6F4B">
        <w:t>mean</w:t>
      </w:r>
      <w:r>
        <w:t xml:space="preserve"> </w:t>
      </w:r>
      <w:r w:rsidR="001313D2">
        <w:t>of</w:t>
      </w:r>
      <w:r>
        <w:t xml:space="preserve"> zero </w:t>
      </w:r>
      <w:r w:rsidR="001313D2">
        <w:t>and a one-unit increase represen</w:t>
      </w:r>
      <w:r w:rsidR="008B4C1E">
        <w:t>t</w:t>
      </w:r>
      <w:r w:rsidR="001313D2">
        <w:t xml:space="preserve"> an increase of one standard deviation</w:t>
      </w:r>
      <w:r>
        <w:t>. To account for time</w:t>
      </w:r>
      <w:r w:rsidR="008B4C1E">
        <w:t>-</w:t>
      </w:r>
      <w:r>
        <w:t>depend</w:t>
      </w:r>
      <w:r w:rsidR="008B4C1E">
        <w:t>ent</w:t>
      </w:r>
      <w:r>
        <w:t xml:space="preserve"> hive effects, we adopted a hive random effect with </w:t>
      </w:r>
      <w:r w:rsidRPr="00286233">
        <w:t xml:space="preserve">a first-order autoregressive </w:t>
      </w:r>
      <w:r>
        <w:t xml:space="preserve">(AR1) correlation </w:t>
      </w:r>
      <w:r w:rsidRPr="00286233">
        <w:t>structure</w:t>
      </w:r>
      <w:r>
        <w:t xml:space="preserve">. </w:t>
      </w:r>
      <w:r w:rsidR="00EB6F4B">
        <w:t xml:space="preserve">An AR1 correlation structure accounts for higher correlation in time points closer together </w:t>
      </w:r>
      <w:r w:rsidR="00EB6F4B">
        <w:rPr>
          <w:noProof/>
        </w:rPr>
        <w:t>(Shan et al. 2020)</w:t>
      </w:r>
      <w:r w:rsidR="00EB6F4B">
        <w:t xml:space="preserve">. </w:t>
      </w:r>
      <w:r>
        <w:t xml:space="preserve">From the full model, we created subsequent models with all possible combinations of environmental </w:t>
      </w:r>
      <w:r w:rsidR="00C80C6E">
        <w:t>covariates</w:t>
      </w:r>
      <w:r w:rsidR="00984A8F">
        <w:t xml:space="preserve"> </w:t>
      </w:r>
      <w:r w:rsidR="00984A8F">
        <w:rPr>
          <w:noProof/>
        </w:rPr>
        <w:t>(</w:t>
      </w:r>
      <w:r w:rsidR="00C14853">
        <w:rPr>
          <w:noProof/>
        </w:rPr>
        <w:t>Symonds and Moussalli 2011</w:t>
      </w:r>
      <w:r w:rsidR="00984A8F">
        <w:rPr>
          <w:noProof/>
        </w:rPr>
        <w:t>)</w:t>
      </w:r>
      <w:r>
        <w:t xml:space="preserve"> and a variety of null models with (1) a hive random effect without AR1 correlation structure, (2) only weather variables, (3) no quadratic age fixed effect predictor variable, and (4) no predictor variables (response ~ 1). All </w:t>
      </w:r>
      <w:del w:id="16" w:author="Prouty, Cody S." w:date="2022-05-30T09:27:00Z">
        <w:r w:rsidR="00EB6F4B" w:rsidDel="005C0AC1">
          <w:delText>twe</w:delText>
        </w:r>
        <w:r w:rsidR="00984A8F" w:rsidDel="005C0AC1">
          <w:delText>nty</w:delText>
        </w:r>
        <w:r w:rsidR="00EB6F4B" w:rsidDel="005C0AC1">
          <w:delText xml:space="preserve"> </w:delText>
        </w:r>
      </w:del>
      <w:r>
        <w:t xml:space="preserve">models were constructed with </w:t>
      </w:r>
      <w:proofErr w:type="spellStart"/>
      <w:proofErr w:type="gramStart"/>
      <w:r>
        <w:t>glmmTMB</w:t>
      </w:r>
      <w:proofErr w:type="spellEnd"/>
      <w:r>
        <w:t>::</w:t>
      </w:r>
      <w:proofErr w:type="spellStart"/>
      <w:proofErr w:type="gramEnd"/>
      <w:r>
        <w:t>glmmTMB</w:t>
      </w:r>
      <w:proofErr w:type="spellEnd"/>
      <w:r w:rsidR="008F41AA">
        <w:t xml:space="preserve"> (Brooks et al. 2017)</w:t>
      </w:r>
      <w:r>
        <w:t>.</w:t>
      </w:r>
      <w:r w:rsidR="00EB6F4B">
        <w:t xml:space="preserve"> </w:t>
      </w:r>
    </w:p>
    <w:p w14:paraId="462C7B63" w14:textId="5EB11FE9" w:rsidR="00DA2C4E" w:rsidRDefault="00DA2C4E" w:rsidP="00DA2C4E">
      <w:pPr>
        <w:spacing w:line="480" w:lineRule="auto"/>
        <w:rPr>
          <w:ins w:id="17" w:author="Prouty, Cody S." w:date="2022-05-30T09:32:00Z"/>
        </w:rPr>
      </w:pPr>
      <w:ins w:id="18" w:author="Prouty, Cody S." w:date="2022-05-30T09:31:00Z">
        <w:r>
          <w:tab/>
          <w:t xml:space="preserve">We utilized </w:t>
        </w:r>
        <w:r w:rsidRPr="00286233">
          <w:t>Akaike’s Information Criterion</w:t>
        </w:r>
        <w:r>
          <w:t xml:space="preserve"> (</w:t>
        </w:r>
        <w:proofErr w:type="spellStart"/>
        <w:r>
          <w:t>AICc</w:t>
        </w:r>
        <w:proofErr w:type="spellEnd"/>
        <w:r>
          <w:t xml:space="preserve">) </w:t>
        </w:r>
        <w:r>
          <w:rPr>
            <w:noProof/>
          </w:rPr>
          <w:t>(Akaike 1998; Grueber et al. 2011; Symonds and Moussalli 2011)</w:t>
        </w:r>
        <w:r>
          <w:t xml:space="preserve"> to perform model selection and evaluate our candidate models. This exploratory method is an alternative to t</w:t>
        </w:r>
        <w:r w:rsidRPr="00B3296B">
          <w:t xml:space="preserve">raditional null-hypothesis significance testing </w:t>
        </w:r>
        <w:r>
          <w:t xml:space="preserve">and thus does not generate </w:t>
        </w:r>
        <w:r w:rsidRPr="00B3296B">
          <w:rPr>
            <w:i/>
            <w:iCs/>
          </w:rPr>
          <w:t>p</w:t>
        </w:r>
        <w:r>
          <w:t xml:space="preserve">-values </w:t>
        </w:r>
        <w:r>
          <w:rPr>
            <w:noProof/>
          </w:rPr>
          <w:t>(Grueber et al. 2011; Symonds and Moussalli 2011; Tredennick et al. 2021)</w:t>
        </w:r>
        <w:r>
          <w:t xml:space="preserve">. </w:t>
        </w:r>
        <w:r w:rsidRPr="00B3296B">
          <w:t>We</w:t>
        </w:r>
        <w:r>
          <w:t xml:space="preserve"> calculated </w:t>
        </w:r>
        <w:proofErr w:type="spellStart"/>
        <w:r>
          <w:t>AICc</w:t>
        </w:r>
        <w:proofErr w:type="spellEnd"/>
        <w:r>
          <w:t xml:space="preserve"> scores, change in </w:t>
        </w:r>
        <w:proofErr w:type="spellStart"/>
        <w:r>
          <w:t>AICc</w:t>
        </w:r>
        <w:proofErr w:type="spellEnd"/>
        <w:r>
          <w:t xml:space="preserve"> scores </w:t>
        </w:r>
        <w:r w:rsidRPr="00286233">
          <w:t>(</w:t>
        </w:r>
      </w:ins>
      <m:oMath>
        <m:r>
          <w:ins w:id="19" w:author="Prouty, Cody S." w:date="2022-05-30T09:31:00Z">
            <m:rPr>
              <m:sty m:val="bi"/>
            </m:rPr>
            <w:rPr>
              <w:rFonts w:ascii="Cambria Math" w:eastAsia="Cambria Math" w:hAnsi="Cambria Math"/>
              <w:lang w:eastAsia="ja-JP"/>
            </w:rPr>
            <m:t>∆</m:t>
          </w:ins>
        </m:r>
      </m:oMath>
      <w:ins w:id="20" w:author="Prouty, Cody S." w:date="2022-05-30T09:31:00Z">
        <w:r w:rsidRPr="001A531D">
          <w:rPr>
            <w:rFonts w:eastAsia="Cambria Math"/>
            <w:b/>
            <w:bCs/>
            <w:i/>
            <w:iCs/>
            <w:vertAlign w:val="subscript"/>
            <w:lang w:eastAsia="ja-JP"/>
          </w:rPr>
          <w:t>i</w:t>
        </w:r>
        <w:r w:rsidRPr="00286233">
          <w:t>=</w:t>
        </w:r>
        <w:proofErr w:type="spellStart"/>
        <w:r w:rsidRPr="00286233">
          <w:t>AICc</w:t>
        </w:r>
        <w:r>
          <w:rPr>
            <w:i/>
            <w:iCs/>
            <w:vertAlign w:val="subscript"/>
          </w:rPr>
          <w:t>i</w:t>
        </w:r>
        <w:proofErr w:type="spellEnd"/>
        <w:r w:rsidRPr="00286233">
          <w:t xml:space="preserve"> −</w:t>
        </w:r>
        <w:r>
          <w:t xml:space="preserve"> </w:t>
        </w:r>
        <w:r w:rsidRPr="00286233">
          <w:t xml:space="preserve">minimum </w:t>
        </w:r>
        <w:proofErr w:type="spellStart"/>
        <w:r w:rsidRPr="00286233">
          <w:t>AICc</w:t>
        </w:r>
        <w:proofErr w:type="spellEnd"/>
        <w:r w:rsidRPr="00286233">
          <w:t>)</w:t>
        </w:r>
        <w:r>
          <w:t xml:space="preserve">, and </w:t>
        </w:r>
        <w:proofErr w:type="spellStart"/>
        <w:r>
          <w:t>AICc</w:t>
        </w:r>
        <w:proofErr w:type="spellEnd"/>
        <w:r>
          <w:t xml:space="preserve"> weight</w:t>
        </w:r>
        <w:r w:rsidRPr="00286233">
          <w:t xml:space="preserve"> </w:t>
        </w:r>
        <w:r>
          <w:t xml:space="preserve">with </w:t>
        </w:r>
        <w:proofErr w:type="spellStart"/>
        <w:proofErr w:type="gramStart"/>
        <w:r>
          <w:t>MuMIn</w:t>
        </w:r>
        <w:proofErr w:type="spellEnd"/>
        <w:r>
          <w:t>::</w:t>
        </w:r>
        <w:proofErr w:type="spellStart"/>
        <w:proofErr w:type="gramEnd"/>
        <w:r>
          <w:t>model.sel</w:t>
        </w:r>
        <w:proofErr w:type="spellEnd"/>
        <w:r>
          <w:t xml:space="preserve"> (</w:t>
        </w:r>
        <w:proofErr w:type="spellStart"/>
        <w:r>
          <w:t>Bartoń</w:t>
        </w:r>
        <w:proofErr w:type="spellEnd"/>
        <w:r>
          <w:t xml:space="preserve"> 2022). </w:t>
        </w:r>
        <w:r w:rsidRPr="00286233">
          <w:t>We considered model</w:t>
        </w:r>
        <w:r>
          <w:t>s</w:t>
        </w:r>
        <w:r w:rsidRPr="00286233">
          <w:t xml:space="preserve"> with smalle</w:t>
        </w:r>
        <w:r>
          <w:t>r</w:t>
        </w:r>
        <w:r w:rsidRPr="00286233">
          <w:t xml:space="preserve"> </w:t>
        </w:r>
        <w:proofErr w:type="spellStart"/>
        <w:r w:rsidRPr="00286233">
          <w:t>AIC</w:t>
        </w:r>
        <w:r>
          <w:t>c</w:t>
        </w:r>
        <w:proofErr w:type="spellEnd"/>
        <w:r>
          <w:t xml:space="preserve"> values and fewer predictor variables</w:t>
        </w:r>
        <w:r w:rsidRPr="00286233">
          <w:t xml:space="preserve"> to be </w:t>
        </w:r>
        <w:r>
          <w:t>more</w:t>
        </w:r>
        <w:r w:rsidRPr="00286233">
          <w:t xml:space="preserve"> parsimonious</w:t>
        </w:r>
        <w:r>
          <w:t xml:space="preserve"> </w:t>
        </w:r>
        <w:r>
          <w:rPr>
            <w:noProof/>
          </w:rPr>
          <w:t>(Burnham and Anderson 2004)</w:t>
        </w:r>
        <w:r>
          <w:t xml:space="preserve">. </w:t>
        </w:r>
        <w:r w:rsidRPr="007A6DB8">
          <w:t xml:space="preserve">We averaged </w:t>
        </w:r>
        <w:r>
          <w:t>our top</w:t>
        </w:r>
        <w:r w:rsidRPr="007A6DB8">
          <w:t xml:space="preserve"> models using </w:t>
        </w:r>
        <w:proofErr w:type="spellStart"/>
        <w:proofErr w:type="gramStart"/>
        <w:r w:rsidRPr="007A6DB8">
          <w:t>MuMIn</w:t>
        </w:r>
        <w:proofErr w:type="spellEnd"/>
        <w:r w:rsidRPr="007A6DB8">
          <w:t>::</w:t>
        </w:r>
        <w:proofErr w:type="spellStart"/>
        <w:proofErr w:type="gramEnd"/>
        <w:r w:rsidRPr="007A6DB8">
          <w:t>model_avg</w:t>
        </w:r>
        <w:proofErr w:type="spellEnd"/>
        <w:r w:rsidRPr="007A6DB8">
          <w:t xml:space="preserve"> (</w:t>
        </w:r>
        <w:proofErr w:type="spellStart"/>
        <w:r w:rsidRPr="007A6DB8">
          <w:t>Bartoń</w:t>
        </w:r>
        <w:proofErr w:type="spellEnd"/>
        <w:r w:rsidRPr="007A6DB8">
          <w:t xml:space="preserve"> 2022)</w:t>
        </w:r>
        <w:r>
          <w:t xml:space="preserve"> and then selected the conditional average, or natural average, to avoid estimate shrinkage and investigate minor </w:t>
        </w:r>
        <w:r>
          <w:lastRenderedPageBreak/>
          <w:t xml:space="preserve">effects of environmental variables on our system </w:t>
        </w:r>
        <w:r>
          <w:rPr>
            <w:noProof/>
          </w:rPr>
          <w:t>(Grueber et al. 2011)</w:t>
        </w:r>
        <w:r>
          <w:t xml:space="preserve">. We examined estimate sizes from the averaged model to identify the important variables for our system and select the most parsimonious model for the rest of the analysis. With the most parsimonious model, Estimated Marginal Means (EMMs) and 95% confidence intervals of the </w:t>
        </w:r>
      </w:ins>
      <w:ins w:id="21" w:author="Prouty, Cody S." w:date="2022-05-30T09:35:00Z">
        <w:r w:rsidR="007C5ACE">
          <w:t>response variables</w:t>
        </w:r>
      </w:ins>
      <w:ins w:id="22" w:author="Prouty, Cody S." w:date="2022-05-30T09:31:00Z">
        <w:r>
          <w:t xml:space="preserve"> were calculated across worker age using </w:t>
        </w:r>
        <w:proofErr w:type="spellStart"/>
        <w:proofErr w:type="gramStart"/>
        <w:r>
          <w:t>emmeans</w:t>
        </w:r>
        <w:proofErr w:type="spellEnd"/>
        <w:r>
          <w:t>::</w:t>
        </w:r>
        <w:proofErr w:type="spellStart"/>
        <w:proofErr w:type="gramEnd"/>
        <w:r>
          <w:t>emmeans</w:t>
        </w:r>
        <w:proofErr w:type="spellEnd"/>
        <w:r>
          <w:t xml:space="preserve"> (</w:t>
        </w:r>
        <w:proofErr w:type="spellStart"/>
        <w:r>
          <w:t>Lenth</w:t>
        </w:r>
        <w:proofErr w:type="spellEnd"/>
        <w:r>
          <w:t xml:space="preserve"> 2022). We visually assessed various model assumptions for our most parsimonious model using simulated residuals in </w:t>
        </w:r>
        <w:proofErr w:type="spellStart"/>
        <w:proofErr w:type="gramStart"/>
        <w:r>
          <w:t>DHARMa</w:t>
        </w:r>
        <w:proofErr w:type="spellEnd"/>
        <w:r>
          <w:t>::</w:t>
        </w:r>
        <w:proofErr w:type="gramEnd"/>
        <w:r w:rsidRPr="00286233">
          <w:t xml:space="preserve"> </w:t>
        </w:r>
        <w:proofErr w:type="spellStart"/>
        <w:r>
          <w:t>simulateResiduals</w:t>
        </w:r>
        <w:proofErr w:type="spellEnd"/>
        <w:r>
          <w:t xml:space="preserve"> (</w:t>
        </w:r>
        <w:proofErr w:type="spellStart"/>
        <w:r>
          <w:t>Hartig</w:t>
        </w:r>
        <w:proofErr w:type="spellEnd"/>
        <w:r>
          <w:t xml:space="preserve"> 2022).</w:t>
        </w:r>
      </w:ins>
    </w:p>
    <w:p w14:paraId="601D4E8C" w14:textId="3C390BDA" w:rsidR="00DA2C4E" w:rsidRDefault="00DA2C4E" w:rsidP="00DA2C4E">
      <w:pPr>
        <w:spacing w:line="480" w:lineRule="auto"/>
        <w:rPr>
          <w:moveTo w:id="23" w:author="Prouty, Cody S." w:date="2022-05-30T09:32:00Z"/>
        </w:rPr>
      </w:pPr>
      <w:ins w:id="24" w:author="Prouty, Cody S." w:date="2022-05-30T09:32:00Z">
        <w:r>
          <w:tab/>
        </w:r>
      </w:ins>
      <w:moveToRangeStart w:id="25" w:author="Prouty, Cody S." w:date="2022-05-30T09:32:00Z" w:name="move104795582"/>
      <w:commentRangeStart w:id="26"/>
      <w:moveTo w:id="27" w:author="Prouty, Cody S." w:date="2022-05-30T09:32:00Z">
        <w:r>
          <w:t>We</w:t>
        </w:r>
        <w:commentRangeEnd w:id="26"/>
        <w:r>
          <w:rPr>
            <w:rStyle w:val="CommentReference"/>
          </w:rPr>
          <w:commentReference w:id="26"/>
        </w:r>
        <w:r>
          <w:t xml:space="preserve"> further evaluated the effect of the selected environmental variables on </w:t>
        </w:r>
        <w:del w:id="28" w:author="Prouty, Cody S." w:date="2022-05-30T09:36:00Z">
          <w:r w:rsidDel="007C5ACE">
            <w:delText>PSP dye presence in worker guts</w:delText>
          </w:r>
        </w:del>
      </w:moveTo>
      <w:ins w:id="29" w:author="Prouty, Cody S." w:date="2022-05-30T09:36:00Z">
        <w:r w:rsidR="007C5ACE">
          <w:t>our response variables</w:t>
        </w:r>
      </w:ins>
      <w:moveTo w:id="30" w:author="Prouty, Cody S." w:date="2022-05-30T09:32:00Z">
        <w:r>
          <w:t xml:space="preserve"> across worker age through visual assessment of each environmental variable plotted against the residuals from a generalized linear mixed effects model </w:t>
        </w:r>
        <w:del w:id="31" w:author="Prouty, Cody S." w:date="2022-05-31T10:25:00Z">
          <w:r w:rsidDel="00E71E90">
            <w:delText xml:space="preserve">(Model 5 in Table 1) </w:delText>
          </w:r>
        </w:del>
        <w:r>
          <w:t>with</w:t>
        </w:r>
        <w:del w:id="32" w:author="Prouty, Cody S." w:date="2022-05-31T10:25:00Z">
          <w:r w:rsidDel="00E71E90">
            <w:delText>out</w:delText>
          </w:r>
        </w:del>
        <w:r>
          <w:t xml:space="preserve"> </w:t>
        </w:r>
        <w:del w:id="33" w:author="Prouty, Cody S." w:date="2022-05-31T10:25:00Z">
          <w:r w:rsidDel="00E71E90">
            <w:delText>any</w:delText>
          </w:r>
        </w:del>
      </w:moveTo>
      <w:ins w:id="34" w:author="Prouty, Cody S." w:date="2022-05-31T10:25:00Z">
        <w:r w:rsidR="00E71E90">
          <w:t>every</w:t>
        </w:r>
      </w:ins>
      <w:moveTo w:id="35" w:author="Prouty, Cody S." w:date="2022-05-30T09:32:00Z">
        <w:r>
          <w:t xml:space="preserve"> environmental variable</w:t>
        </w:r>
      </w:moveTo>
      <w:ins w:id="36" w:author="Prouty, Cody S." w:date="2022-05-31T10:25:00Z">
        <w:r w:rsidR="00E71E90">
          <w:t xml:space="preserve"> that was not plotted</w:t>
        </w:r>
      </w:ins>
      <w:moveTo w:id="37" w:author="Prouty, Cody S." w:date="2022-05-30T09:32:00Z">
        <w:del w:id="38" w:author="Prouty, Cody S." w:date="2022-05-31T10:25:00Z">
          <w:r w:rsidDel="00E71E90">
            <w:delText>s</w:delText>
          </w:r>
        </w:del>
        <w:r>
          <w:t xml:space="preserve">. This model </w:t>
        </w:r>
        <w:del w:id="39" w:author="Prouty, Cody S." w:date="2022-05-30T11:28:00Z">
          <w:r w:rsidDel="002D3BA9">
            <w:delText>maintained</w:delText>
          </w:r>
        </w:del>
      </w:moveTo>
      <w:ins w:id="40" w:author="Prouty, Cody S." w:date="2022-05-30T11:28:00Z">
        <w:r w:rsidR="002D3BA9">
          <w:t>retained</w:t>
        </w:r>
      </w:ins>
      <w:moveTo w:id="41" w:author="Prouty, Cody S." w:date="2022-05-30T09:32:00Z">
        <w:r>
          <w:t xml:space="preserve"> </w:t>
        </w:r>
      </w:moveTo>
      <w:ins w:id="42" w:author="Prouty, Cody S." w:date="2022-05-30T09:36:00Z">
        <w:r w:rsidR="007C5ACE">
          <w:t xml:space="preserve">its respective </w:t>
        </w:r>
      </w:ins>
      <w:moveTo w:id="43" w:author="Prouty, Cody S." w:date="2022-05-30T09:32:00Z">
        <w:del w:id="44" w:author="Prouty, Cody S." w:date="2022-05-30T09:36:00Z">
          <w:r w:rsidDel="007C5ACE">
            <w:delText xml:space="preserve">a binomial </w:delText>
          </w:r>
        </w:del>
        <w:r>
          <w:t>distribution, age as linear and quadratic fixed effect predictor variables</w:t>
        </w:r>
      </w:moveTo>
      <w:ins w:id="45" w:author="Prouty, Cody S." w:date="2022-05-30T09:41:00Z">
        <w:r w:rsidR="009D448C">
          <w:t xml:space="preserve">, offset for background mortality </w:t>
        </w:r>
      </w:ins>
      <w:ins w:id="46" w:author="Prouty, Cody S." w:date="2022-05-31T10:25:00Z">
        <w:r w:rsidR="00A0743C">
          <w:t>(</w:t>
        </w:r>
      </w:ins>
      <w:ins w:id="47" w:author="Prouty, Cody S." w:date="2022-05-30T09:41:00Z">
        <w:r w:rsidR="009D448C">
          <w:t xml:space="preserve">in </w:t>
        </w:r>
      </w:ins>
      <w:ins w:id="48" w:author="Prouty, Cody S." w:date="2022-05-30T09:42:00Z">
        <w:r w:rsidR="009D448C">
          <w:t>observations of bees on PSPs</w:t>
        </w:r>
      </w:ins>
      <w:ins w:id="49" w:author="Prouty, Cody S." w:date="2022-05-31T10:25:00Z">
        <w:r w:rsidR="00A0743C">
          <w:t>)</w:t>
        </w:r>
      </w:ins>
      <w:moveTo w:id="50" w:author="Prouty, Cody S." w:date="2022-05-30T09:32:00Z">
        <w:r>
          <w:t xml:space="preserve">, and a hive random effect with </w:t>
        </w:r>
        <w:r w:rsidRPr="00286233">
          <w:t xml:space="preserve">a first-order autoregressive </w:t>
        </w:r>
        <w:r>
          <w:t xml:space="preserve">(AR1) correlation </w:t>
        </w:r>
        <w:r w:rsidRPr="00286233">
          <w:t>structure</w:t>
        </w:r>
        <w:r>
          <w:t xml:space="preserve">. We fit a generalized linear model and examined the direction and steepness of the slope, representing the relationship between each environmental variable and our system. Slopes nearly or equal to zero indicated a minimal, if any, effect of the environmental variable. We elected to assess each environmental variable against the residuals of </w:t>
        </w:r>
        <w:del w:id="51" w:author="Prouty, Cody S." w:date="2022-05-30T09:37:00Z">
          <w:r w:rsidDel="007C5ACE">
            <w:delText>Model 5</w:delText>
          </w:r>
        </w:del>
      </w:moveTo>
      <w:ins w:id="52" w:author="Prouty, Cody S." w:date="2022-05-30T09:37:00Z">
        <w:r w:rsidR="007C5ACE">
          <w:t>our selected models</w:t>
        </w:r>
      </w:ins>
      <w:moveTo w:id="53" w:author="Prouty, Cody S." w:date="2022-05-30T09:32:00Z">
        <w:r>
          <w:t xml:space="preserve"> instead of raw </w:t>
        </w:r>
        <w:del w:id="54" w:author="Prouty, Cody S." w:date="2022-05-30T09:37:00Z">
          <w:r w:rsidDel="007C5ACE">
            <w:delText>proportions of dye presence</w:delText>
          </w:r>
        </w:del>
      </w:moveTo>
      <w:ins w:id="55" w:author="Prouty, Cody S." w:date="2022-05-30T09:37:00Z">
        <w:r w:rsidR="007C5ACE">
          <w:t>means of each response variable</w:t>
        </w:r>
      </w:ins>
      <w:moveTo w:id="56" w:author="Prouty, Cody S." w:date="2022-05-30T09:32:00Z">
        <w:r>
          <w:t xml:space="preserve"> to account for the various terms and random effects in our models, </w:t>
        </w:r>
        <w:proofErr w:type="gramStart"/>
        <w:r>
          <w:t>similar to</w:t>
        </w:r>
        <w:proofErr w:type="gramEnd"/>
        <w:r>
          <w:t xml:space="preserve"> how the averaged model estimates were calculated. </w:t>
        </w:r>
      </w:moveTo>
    </w:p>
    <w:moveToRangeEnd w:id="25"/>
    <w:p w14:paraId="32D84CFB" w14:textId="392AB71E" w:rsidR="005C0AC1" w:rsidRDefault="005C0AC1" w:rsidP="00B66CB0">
      <w:pPr>
        <w:spacing w:line="480" w:lineRule="auto"/>
        <w:rPr>
          <w:ins w:id="57" w:author="Prouty, Cody S." w:date="2022-05-30T09:28:00Z"/>
        </w:rPr>
      </w:pPr>
    </w:p>
    <w:p w14:paraId="36BFBCA9" w14:textId="6DB78A09" w:rsidR="005C0AC1" w:rsidRPr="005C0AC1" w:rsidRDefault="00DA2C4E" w:rsidP="00B66CB0">
      <w:pPr>
        <w:spacing w:line="480" w:lineRule="auto"/>
        <w:rPr>
          <w:ins w:id="58" w:author="Prouty, Cody S." w:date="2022-05-30T09:26:00Z"/>
          <w:i/>
          <w:iCs/>
          <w:rPrChange w:id="59" w:author="Prouty, Cody S." w:date="2022-05-30T09:28:00Z">
            <w:rPr>
              <w:ins w:id="60" w:author="Prouty, Cody S." w:date="2022-05-30T09:26:00Z"/>
            </w:rPr>
          </w:rPrChange>
        </w:rPr>
      </w:pPr>
      <w:ins w:id="61" w:author="Prouty, Cody S." w:date="2022-05-30T09:30:00Z">
        <w:r>
          <w:rPr>
            <w:i/>
            <w:iCs/>
          </w:rPr>
          <w:t>Presence of dye in bees’ guts</w:t>
        </w:r>
      </w:ins>
    </w:p>
    <w:p w14:paraId="384A7FA9" w14:textId="3DD4F00E" w:rsidR="005C0AC1" w:rsidRDefault="005C0AC1" w:rsidP="00B66CB0">
      <w:pPr>
        <w:spacing w:line="480" w:lineRule="auto"/>
        <w:rPr>
          <w:ins w:id="62" w:author="Prouty, Cody S." w:date="2022-05-30T09:46:00Z"/>
        </w:rPr>
      </w:pPr>
      <w:ins w:id="63" w:author="Prouty, Cody S." w:date="2022-05-30T09:27:00Z">
        <w:r>
          <w:t xml:space="preserve">To test effects on presence of dye in bees’ guts, </w:t>
        </w:r>
      </w:ins>
      <w:moveToRangeStart w:id="64" w:author="Prouty, Cody S." w:date="2022-05-30T09:26:00Z" w:name="move104795211"/>
      <w:moveTo w:id="65" w:author="Prouty, Cody S." w:date="2022-05-30T09:26:00Z">
        <w:del w:id="66" w:author="Prouty, Cody S." w:date="2022-05-30T09:28:00Z">
          <w:r w:rsidDel="005C0AC1">
            <w:delText>W</w:delText>
          </w:r>
        </w:del>
      </w:moveTo>
      <w:ins w:id="67" w:author="Prouty, Cody S." w:date="2022-05-30T09:28:00Z">
        <w:r>
          <w:t>w</w:t>
        </w:r>
      </w:ins>
      <w:moveTo w:id="68" w:author="Prouty, Cody S." w:date="2022-05-30T09:26:00Z">
        <w:r>
          <w:t>e selected models with a binomial distribution (1 = dye present, 0 = dye absent) and dye presence as the response variable.</w:t>
        </w:r>
      </w:moveTo>
      <w:moveToRangeEnd w:id="64"/>
      <w:ins w:id="69" w:author="Prouty, Cody S." w:date="2022-05-30T09:30:00Z">
        <w:r w:rsidR="00DA2C4E">
          <w:t xml:space="preserve"> </w:t>
        </w:r>
      </w:ins>
      <w:moveToRangeStart w:id="70" w:author="Prouty, Cody S." w:date="2022-05-30T09:30:00Z" w:name="move104795460"/>
      <w:moveTo w:id="71" w:author="Prouty, Cody S." w:date="2022-05-30T09:30:00Z">
        <w:r w:rsidR="00DA2C4E">
          <w:t xml:space="preserve">We initially </w:t>
        </w:r>
        <w:r w:rsidR="00DA2C4E">
          <w:lastRenderedPageBreak/>
          <w:t xml:space="preserve">examined all models within </w:t>
        </w:r>
        <w:r w:rsidR="00DA2C4E" w:rsidRPr="007A6DB8">
          <w:t>∆</w:t>
        </w:r>
        <w:proofErr w:type="spellStart"/>
        <w:r w:rsidR="00DA2C4E" w:rsidRPr="007A6DB8">
          <w:t>i</w:t>
        </w:r>
        <w:proofErr w:type="spellEnd"/>
        <w:r w:rsidR="00DA2C4E" w:rsidRPr="007A6DB8">
          <w:t xml:space="preserve"> &lt; 6</w:t>
        </w:r>
        <w:r w:rsidR="00DA2C4E">
          <w:t xml:space="preserve"> </w:t>
        </w:r>
        <w:r w:rsidR="00DA2C4E" w:rsidRPr="007A6DB8">
          <w:rPr>
            <w:noProof/>
          </w:rPr>
          <w:t>(Richards 2005).</w:t>
        </w:r>
        <w:r w:rsidR="00DA2C4E" w:rsidRPr="007A6DB8">
          <w:t xml:space="preserve">  </w:t>
        </w:r>
        <w:r w:rsidR="00DA2C4E">
          <w:t xml:space="preserve">However, fifteen of our twenty models were within </w:t>
        </w:r>
        <w:r w:rsidR="00DA2C4E" w:rsidRPr="007A6DB8">
          <w:t>∆</w:t>
        </w:r>
        <w:proofErr w:type="spellStart"/>
        <w:r w:rsidR="00DA2C4E" w:rsidRPr="007A6DB8">
          <w:t>i</w:t>
        </w:r>
        <w:proofErr w:type="spellEnd"/>
        <w:r w:rsidR="00DA2C4E" w:rsidRPr="007A6DB8">
          <w:t xml:space="preserve"> &lt; 6</w:t>
        </w:r>
        <w:r w:rsidR="00DA2C4E">
          <w:t xml:space="preserve"> and our goal of model selection was not met. Thus, we applied a more restrictive criteria of </w:t>
        </w:r>
        <w:r w:rsidR="00DA2C4E" w:rsidRPr="007A6DB8">
          <w:t>∆</w:t>
        </w:r>
        <w:proofErr w:type="spellStart"/>
        <w:r w:rsidR="00DA2C4E" w:rsidRPr="007A6DB8">
          <w:t>i</w:t>
        </w:r>
        <w:proofErr w:type="spellEnd"/>
        <w:r w:rsidR="00DA2C4E" w:rsidRPr="007A6DB8">
          <w:t xml:space="preserve"> &lt; </w:t>
        </w:r>
        <w:r w:rsidR="00DA2C4E">
          <w:t xml:space="preserve">2 to consider and average our top models </w:t>
        </w:r>
      </w:moveTo>
      <w:ins w:id="72" w:author="Prouty, Cody S." w:date="2022-05-30T09:32:00Z">
        <w:r w:rsidR="00DA2C4E">
          <w:t xml:space="preserve">for this response variable </w:t>
        </w:r>
      </w:ins>
      <w:moveTo w:id="73" w:author="Prouty, Cody S." w:date="2022-05-30T09:30:00Z">
        <w:r w:rsidR="00DA2C4E">
          <w:t>(</w:t>
        </w:r>
        <w:r w:rsidR="00DA2C4E">
          <w:rPr>
            <w:noProof/>
          </w:rPr>
          <w:t>Symonds and Moussalli 2011)</w:t>
        </w:r>
        <w:r w:rsidR="00DA2C4E">
          <w:t>.</w:t>
        </w:r>
      </w:moveTo>
      <w:moveToRangeEnd w:id="70"/>
    </w:p>
    <w:p w14:paraId="2D0A1E35" w14:textId="3BB9F956" w:rsidR="00977BD7" w:rsidRDefault="00977BD7" w:rsidP="00B66CB0">
      <w:pPr>
        <w:spacing w:line="480" w:lineRule="auto"/>
        <w:rPr>
          <w:ins w:id="74" w:author="Prouty, Cody S." w:date="2022-05-30T09:46:00Z"/>
        </w:rPr>
      </w:pPr>
    </w:p>
    <w:p w14:paraId="689F2F75" w14:textId="32CA5BBC" w:rsidR="00977BD7" w:rsidRDefault="00977BD7" w:rsidP="00B66CB0">
      <w:pPr>
        <w:spacing w:line="480" w:lineRule="auto"/>
        <w:rPr>
          <w:ins w:id="75" w:author="Prouty, Cody S." w:date="2022-05-30T09:46:00Z"/>
          <w:i/>
          <w:iCs/>
        </w:rPr>
      </w:pPr>
      <w:ins w:id="76" w:author="Prouty, Cody S." w:date="2022-05-30T09:46:00Z">
        <w:r>
          <w:rPr>
            <w:i/>
            <w:iCs/>
          </w:rPr>
          <w:t>Observations of marked bees on PSPs</w:t>
        </w:r>
      </w:ins>
    </w:p>
    <w:p w14:paraId="182DFA2A" w14:textId="129666A2" w:rsidR="00977BD7" w:rsidRPr="00977BD7" w:rsidRDefault="00977BD7" w:rsidP="00B66CB0">
      <w:pPr>
        <w:spacing w:line="480" w:lineRule="auto"/>
        <w:rPr>
          <w:rPrChange w:id="77" w:author="Prouty, Cody S." w:date="2022-05-30T09:46:00Z">
            <w:rPr>
              <w:i/>
              <w:iCs/>
            </w:rPr>
          </w:rPrChange>
        </w:rPr>
      </w:pPr>
      <w:ins w:id="78" w:author="Prouty, Cody S." w:date="2022-05-30T09:46:00Z">
        <w:r>
          <w:t>To test effects on observations of marked bees on PS</w:t>
        </w:r>
      </w:ins>
      <w:ins w:id="79" w:author="Prouty, Cody S." w:date="2022-05-30T09:47:00Z">
        <w:r>
          <w:t>Ps, we selected models with a negative binomial or Poisson distribution</w:t>
        </w:r>
      </w:ins>
      <w:ins w:id="80" w:author="Prouty, Cody S." w:date="2022-05-30T09:56:00Z">
        <w:r w:rsidR="00E1605C">
          <w:t xml:space="preserve"> (Table x)</w:t>
        </w:r>
      </w:ins>
      <w:ins w:id="81" w:author="Prouty, Cody S." w:date="2022-05-30T09:47:00Z">
        <w:r>
          <w:t xml:space="preserve">. </w:t>
        </w:r>
      </w:ins>
      <w:ins w:id="82" w:author="Prouty, Cody S." w:date="2022-05-30T10:34:00Z">
        <w:r w:rsidR="0062176E">
          <w:t xml:space="preserve">In this response variables, treatment groups for both AP23 dyed </w:t>
        </w:r>
      </w:ins>
      <w:ins w:id="83" w:author="Prouty, Cody S." w:date="2022-05-30T10:35:00Z">
        <w:r w:rsidR="0062176E">
          <w:t xml:space="preserve">and undyed (negative control) were combined, as we hypothesized that the presence of </w:t>
        </w:r>
      </w:ins>
      <w:ins w:id="84" w:author="Prouty, Cody S." w:date="2022-05-30T10:36:00Z">
        <w:r w:rsidR="0062176E">
          <w:t xml:space="preserve">dye would not affect the number of marked bees contacting PSPs. </w:t>
        </w:r>
      </w:ins>
      <w:ins w:id="85" w:author="Prouty, Cody S." w:date="2022-05-30T09:47:00Z">
        <w:r>
          <w:t xml:space="preserve">To account for the removal of marked bees and </w:t>
        </w:r>
      </w:ins>
      <w:ins w:id="86" w:author="Prouty, Cody S." w:date="2022-05-30T09:48:00Z">
        <w:r>
          <w:t xml:space="preserve">background mortality, an offset </w:t>
        </w:r>
      </w:ins>
      <w:ins w:id="87" w:author="Prouty, Cody S." w:date="2022-05-30T09:57:00Z">
        <w:r w:rsidR="00E1605C">
          <w:t>fixed effect</w:t>
        </w:r>
      </w:ins>
      <w:ins w:id="88" w:author="Prouty, Cody S." w:date="2022-05-30T09:48:00Z">
        <w:r>
          <w:t xml:space="preserve"> was employed as the log (total number of bees in each colony). </w:t>
        </w:r>
      </w:ins>
      <w:ins w:id="89" w:author="Prouty, Cody S." w:date="2022-05-30T09:58:00Z">
        <w:r w:rsidR="00096BA6">
          <w:t xml:space="preserve">The total number of bees in each colony was calculated using the following formula: </w:t>
        </w:r>
      </w:ins>
      <w:ins w:id="90" w:author="Prouty, Cody S." w:date="2022-05-30T10:00:00Z">
        <w:r w:rsidR="00096BA6">
          <w:t>[</w:t>
        </w:r>
      </w:ins>
      <w:ins w:id="91" w:author="Prouty, Cody S." w:date="2022-05-30T09:58:00Z">
        <w:r w:rsidR="00096BA6">
          <w:t xml:space="preserve">number of bees at the start of the day (800 for day 1) – number of bees removed (usually 20 bees per day) </w:t>
        </w:r>
      </w:ins>
      <w:ins w:id="92" w:author="Prouty, Cody S." w:date="2022-05-30T09:59:00Z">
        <w:r w:rsidR="00096BA6">
          <w:t>–</w:t>
        </w:r>
      </w:ins>
      <w:ins w:id="93" w:author="Prouty, Cody S." w:date="2022-05-30T09:58:00Z">
        <w:r w:rsidR="00096BA6">
          <w:t xml:space="preserve"> </w:t>
        </w:r>
      </w:ins>
      <w:ins w:id="94" w:author="Prouty, Cody S." w:date="2022-05-30T09:59:00Z">
        <w:r w:rsidR="00096BA6">
          <w:t>background mortality of the number of bees left after removal each day</w:t>
        </w:r>
      </w:ins>
      <w:ins w:id="95" w:author="Prouty, Cody S." w:date="2022-05-30T10:00:00Z">
        <w:r w:rsidR="00096BA6">
          <w:t>]</w:t>
        </w:r>
      </w:ins>
      <w:ins w:id="96" w:author="Prouty, Cody S." w:date="2022-05-30T09:59:00Z">
        <w:r w:rsidR="00096BA6">
          <w:t xml:space="preserve">. </w:t>
        </w:r>
      </w:ins>
      <w:ins w:id="97" w:author="Prouty, Cody S." w:date="2022-05-30T09:48:00Z">
        <w:r>
          <w:t xml:space="preserve">The background </w:t>
        </w:r>
      </w:ins>
      <w:ins w:id="98" w:author="Prouty, Cody S." w:date="2022-05-30T09:49:00Z">
        <w:r>
          <w:t xml:space="preserve">mortality was calculated as </w:t>
        </w:r>
      </w:ins>
      <w:ins w:id="99" w:author="Prouty, Cody S." w:date="2022-05-30T09:52:00Z">
        <w:r w:rsidR="008A7CE0">
          <w:t xml:space="preserve">the median rate </w:t>
        </w:r>
      </w:ins>
      <w:ins w:id="100" w:author="Prouty, Cody S." w:date="2022-05-30T09:53:00Z">
        <w:r w:rsidR="008A7CE0">
          <w:t xml:space="preserve">of 3.7% </w:t>
        </w:r>
      </w:ins>
      <w:ins w:id="101" w:author="Prouty, Cody S." w:date="2022-05-30T09:51:00Z">
        <w:r w:rsidR="008A7CE0">
          <w:t>(ESFA, 2020)</w:t>
        </w:r>
      </w:ins>
      <w:ins w:id="102" w:author="Prouty, Cody S." w:date="2022-05-30T09:53:00Z">
        <w:r w:rsidR="008A7CE0">
          <w:t xml:space="preserve">, unless total bee counts were reduced </w:t>
        </w:r>
      </w:ins>
      <w:ins w:id="103" w:author="Prouty, Cody S." w:date="2022-05-30T09:54:00Z">
        <w:r w:rsidR="008A7CE0">
          <w:t xml:space="preserve">below zero, in which case we </w:t>
        </w:r>
      </w:ins>
      <w:ins w:id="104" w:author="Prouty, Cody S." w:date="2022-05-30T11:08:00Z">
        <w:r w:rsidR="00E25CCE">
          <w:t>reduced</w:t>
        </w:r>
      </w:ins>
      <w:ins w:id="105" w:author="Prouty, Cody S." w:date="2022-05-30T09:54:00Z">
        <w:r w:rsidR="008A7CE0">
          <w:t xml:space="preserve"> the background mortality rate </w:t>
        </w:r>
      </w:ins>
      <w:ins w:id="106" w:author="Prouty, Cody S." w:date="2022-05-30T11:07:00Z">
        <w:r w:rsidR="000267F3">
          <w:t>by 0.1% until total bees were</w:t>
        </w:r>
      </w:ins>
      <w:ins w:id="107" w:author="Prouty, Cody S." w:date="2022-05-30T09:54:00Z">
        <w:r w:rsidR="008A7CE0">
          <w:t xml:space="preserve"> above zero at the end of the sampling period.</w:t>
        </w:r>
      </w:ins>
      <w:ins w:id="108" w:author="Prouty, Cody S." w:date="2022-05-30T09:55:00Z">
        <w:r w:rsidR="008A7CE0">
          <w:t xml:space="preserve"> </w:t>
        </w:r>
      </w:ins>
      <w:ins w:id="109" w:author="Prouty, Cody S." w:date="2022-05-30T09:58:00Z">
        <w:r w:rsidR="00096BA6">
          <w:t>For this response variable, we used an additional null model with the offset fixed effect removed</w:t>
        </w:r>
      </w:ins>
      <w:ins w:id="110" w:author="Prouty, Cody S." w:date="2022-05-31T10:27:00Z">
        <w:r w:rsidR="007F08FF">
          <w:t xml:space="preserve"> for model selection</w:t>
        </w:r>
      </w:ins>
      <w:ins w:id="111" w:author="Prouty, Cody S." w:date="2022-05-30T09:58:00Z">
        <w:r w:rsidR="00096BA6">
          <w:t>.</w:t>
        </w:r>
      </w:ins>
    </w:p>
    <w:p w14:paraId="69954374" w14:textId="77777777" w:rsidR="00286233" w:rsidRDefault="00286233" w:rsidP="00B66CB0">
      <w:pPr>
        <w:spacing w:line="480" w:lineRule="auto"/>
      </w:pPr>
    </w:p>
    <w:p w14:paraId="4F974E27" w14:textId="3FDDB595" w:rsidR="00286233" w:rsidDel="00DA2C4E" w:rsidRDefault="00EB6F4B" w:rsidP="00B66CB0">
      <w:pPr>
        <w:spacing w:line="480" w:lineRule="auto"/>
        <w:rPr>
          <w:del w:id="112" w:author="Prouty, Cody S." w:date="2022-05-30T09:31:00Z"/>
        </w:rPr>
      </w:pPr>
      <w:del w:id="113" w:author="Prouty, Cody S." w:date="2022-05-30T09:31:00Z">
        <w:r w:rsidDel="00DA2C4E">
          <w:delText xml:space="preserve">We utilized </w:delText>
        </w:r>
        <w:r w:rsidRPr="00286233" w:rsidDel="00DA2C4E">
          <w:delText>Akaike’s Information Criterion</w:delText>
        </w:r>
        <w:r w:rsidDel="00DA2C4E">
          <w:delText xml:space="preserve"> (AICc) </w:delText>
        </w:r>
        <w:r w:rsidDel="00DA2C4E">
          <w:rPr>
            <w:noProof/>
          </w:rPr>
          <w:delText xml:space="preserve">(Akaike 1998; </w:delText>
        </w:r>
        <w:r w:rsidR="00EC35C9" w:rsidDel="00DA2C4E">
          <w:rPr>
            <w:noProof/>
          </w:rPr>
          <w:delText xml:space="preserve">Grueber et al. 2011; </w:delText>
        </w:r>
        <w:r w:rsidDel="00DA2C4E">
          <w:rPr>
            <w:noProof/>
          </w:rPr>
          <w:delText>Symonds and Moussalli 2011)</w:delText>
        </w:r>
        <w:r w:rsidDel="00DA2C4E">
          <w:delText xml:space="preserve"> to </w:delText>
        </w:r>
        <w:r w:rsidR="00DE3342" w:rsidDel="00DA2C4E">
          <w:delText xml:space="preserve">perform model selection and </w:delText>
        </w:r>
        <w:r w:rsidDel="00DA2C4E">
          <w:delText xml:space="preserve">evaluate our </w:delText>
        </w:r>
      </w:del>
      <w:del w:id="114" w:author="Prouty, Cody S." w:date="2022-05-30T09:28:00Z">
        <w:r w:rsidDel="005C0AC1">
          <w:delText>twe</w:delText>
        </w:r>
        <w:r w:rsidR="00984A8F" w:rsidDel="005C0AC1">
          <w:delText>nty</w:delText>
        </w:r>
        <w:r w:rsidDel="005C0AC1">
          <w:delText xml:space="preserve"> </w:delText>
        </w:r>
      </w:del>
      <w:del w:id="115" w:author="Prouty, Cody S." w:date="2022-05-30T09:31:00Z">
        <w:r w:rsidDel="00DA2C4E">
          <w:delText xml:space="preserve">candidate models. </w:delText>
        </w:r>
        <w:r w:rsidR="00B3296B" w:rsidDel="00DA2C4E">
          <w:delText>This exploratory method is an alternative to t</w:delText>
        </w:r>
        <w:r w:rsidR="00B3296B" w:rsidRPr="00B3296B" w:rsidDel="00DA2C4E">
          <w:delText xml:space="preserve">raditional null-hypothesis significance testing </w:delText>
        </w:r>
        <w:r w:rsidR="00B3296B" w:rsidDel="00DA2C4E">
          <w:delText xml:space="preserve">and thus does not generate </w:delText>
        </w:r>
        <w:r w:rsidR="00B3296B" w:rsidRPr="00B3296B" w:rsidDel="00DA2C4E">
          <w:rPr>
            <w:i/>
            <w:iCs/>
          </w:rPr>
          <w:delText>p</w:delText>
        </w:r>
        <w:r w:rsidR="00B3296B" w:rsidDel="00DA2C4E">
          <w:delText xml:space="preserve">-values </w:delText>
        </w:r>
        <w:r w:rsidR="0026017B" w:rsidDel="00DA2C4E">
          <w:rPr>
            <w:noProof/>
          </w:rPr>
          <w:delText>(Grueber et al. 2011</w:delText>
        </w:r>
        <w:r w:rsidR="00AD6657" w:rsidDel="00DA2C4E">
          <w:rPr>
            <w:noProof/>
          </w:rPr>
          <w:delText xml:space="preserve">; </w:delText>
        </w:r>
        <w:r w:rsidR="0026017B" w:rsidDel="00DA2C4E">
          <w:rPr>
            <w:noProof/>
          </w:rPr>
          <w:delText>Symonds and Moussalli 2011</w:delText>
        </w:r>
        <w:r w:rsidR="00AD6657" w:rsidDel="00DA2C4E">
          <w:rPr>
            <w:noProof/>
          </w:rPr>
          <w:delText>; Tredennick et al. 2021</w:delText>
        </w:r>
        <w:r w:rsidR="0026017B" w:rsidDel="00DA2C4E">
          <w:rPr>
            <w:noProof/>
          </w:rPr>
          <w:delText>)</w:delText>
        </w:r>
        <w:r w:rsidR="00B3296B" w:rsidDel="00DA2C4E">
          <w:delText xml:space="preserve">. </w:delText>
        </w:r>
        <w:r w:rsidRPr="00B3296B" w:rsidDel="00DA2C4E">
          <w:delText>We</w:delText>
        </w:r>
        <w:r w:rsidR="00286233" w:rsidDel="00DA2C4E">
          <w:delText xml:space="preserve"> calculated AICc scores, change in AICc scores </w:delText>
        </w:r>
        <w:r w:rsidR="00286233" w:rsidRPr="00286233" w:rsidDel="00DA2C4E">
          <w:delText>(</w:delText>
        </w:r>
      </w:del>
      <m:oMath>
        <m:r>
          <w:del w:id="116" w:author="Prouty, Cody S." w:date="2022-05-30T09:31:00Z">
            <m:rPr>
              <m:sty m:val="bi"/>
            </m:rPr>
            <w:rPr>
              <w:rFonts w:ascii="Cambria Math" w:eastAsia="Cambria Math" w:hAnsi="Cambria Math"/>
              <w:lang w:eastAsia="ja-JP"/>
            </w:rPr>
            <m:t>∆</m:t>
          </w:del>
        </m:r>
      </m:oMath>
      <w:del w:id="117" w:author="Prouty, Cody S." w:date="2022-05-30T09:31:00Z">
        <w:r w:rsidR="00286233" w:rsidRPr="001A531D" w:rsidDel="00DA2C4E">
          <w:rPr>
            <w:rFonts w:eastAsia="Cambria Math"/>
            <w:b/>
            <w:bCs/>
            <w:i/>
            <w:iCs/>
            <w:vertAlign w:val="subscript"/>
            <w:lang w:eastAsia="ja-JP"/>
          </w:rPr>
          <w:delText>i</w:delText>
        </w:r>
        <w:r w:rsidR="00286233" w:rsidRPr="00286233" w:rsidDel="00DA2C4E">
          <w:delText>=AICc</w:delText>
        </w:r>
        <w:r w:rsidR="00286233" w:rsidDel="00DA2C4E">
          <w:rPr>
            <w:i/>
            <w:iCs/>
            <w:vertAlign w:val="subscript"/>
          </w:rPr>
          <w:delText>i</w:delText>
        </w:r>
        <w:r w:rsidR="00286233" w:rsidRPr="00286233" w:rsidDel="00DA2C4E">
          <w:delText xml:space="preserve"> −</w:delText>
        </w:r>
        <w:r w:rsidR="00286233" w:rsidDel="00DA2C4E">
          <w:delText xml:space="preserve"> </w:delText>
        </w:r>
        <w:r w:rsidR="00286233" w:rsidRPr="00286233" w:rsidDel="00DA2C4E">
          <w:delText>minimum AICc)</w:delText>
        </w:r>
        <w:r w:rsidR="00286233" w:rsidDel="00DA2C4E">
          <w:delText>, and AICc weight</w:delText>
        </w:r>
        <w:r w:rsidR="00286233" w:rsidRPr="00286233" w:rsidDel="00DA2C4E">
          <w:delText xml:space="preserve"> </w:delText>
        </w:r>
        <w:r w:rsidR="00286233" w:rsidDel="00DA2C4E">
          <w:delText>with MuMIn::model.sel</w:delText>
        </w:r>
        <w:r w:rsidR="008F41AA" w:rsidDel="00DA2C4E">
          <w:delText xml:space="preserve"> (Bartoń 2022)</w:delText>
        </w:r>
        <w:r w:rsidR="00286233" w:rsidDel="00DA2C4E">
          <w:delText xml:space="preserve">. </w:delText>
        </w:r>
        <w:r w:rsidR="00286233" w:rsidRPr="00286233" w:rsidDel="00DA2C4E">
          <w:delText>We considered model</w:delText>
        </w:r>
        <w:r w:rsidR="00286233" w:rsidDel="00DA2C4E">
          <w:delText>s</w:delText>
        </w:r>
        <w:r w:rsidR="00286233" w:rsidRPr="00286233" w:rsidDel="00DA2C4E">
          <w:delText xml:space="preserve"> with smalle</w:delText>
        </w:r>
        <w:r w:rsidR="00286233" w:rsidDel="00DA2C4E">
          <w:delText>r</w:delText>
        </w:r>
        <w:r w:rsidR="00286233" w:rsidRPr="00286233" w:rsidDel="00DA2C4E">
          <w:delText xml:space="preserve"> AIC</w:delText>
        </w:r>
        <w:r w:rsidR="00286233" w:rsidDel="00DA2C4E">
          <w:delText>c values and fewer predictor variables</w:delText>
        </w:r>
        <w:r w:rsidR="00286233" w:rsidRPr="00286233" w:rsidDel="00DA2C4E">
          <w:delText xml:space="preserve"> to be </w:delText>
        </w:r>
        <w:r w:rsidR="008B4C1E" w:rsidDel="00DA2C4E">
          <w:delText>more</w:delText>
        </w:r>
        <w:r w:rsidR="00286233" w:rsidRPr="00286233" w:rsidDel="00DA2C4E">
          <w:delText xml:space="preserve"> parsimonious</w:delText>
        </w:r>
        <w:r w:rsidR="00286233" w:rsidDel="00DA2C4E">
          <w:delText xml:space="preserve"> </w:delText>
        </w:r>
        <w:r w:rsidR="00286233" w:rsidDel="00DA2C4E">
          <w:rPr>
            <w:noProof/>
          </w:rPr>
          <w:delText>(Burnham and Anderson 2004)</w:delText>
        </w:r>
        <w:r w:rsidR="00286233" w:rsidDel="00DA2C4E">
          <w:delText xml:space="preserve">. </w:delText>
        </w:r>
      </w:del>
      <w:moveFromRangeStart w:id="118" w:author="Prouty, Cody S." w:date="2022-05-30T09:30:00Z" w:name="move104795460"/>
      <w:moveFrom w:id="119" w:author="Prouty, Cody S." w:date="2022-05-30T09:30:00Z">
        <w:del w:id="120" w:author="Prouty, Cody S." w:date="2022-05-30T09:31:00Z">
          <w:r w:rsidR="007A6DB8" w:rsidDel="00DA2C4E">
            <w:delText xml:space="preserve">We initially examined all models within </w:delText>
          </w:r>
          <w:r w:rsidR="007A6DB8" w:rsidRPr="007A6DB8" w:rsidDel="00DA2C4E">
            <w:delText>∆i &lt; 6</w:delText>
          </w:r>
          <w:r w:rsidR="007A6DB8" w:rsidDel="00DA2C4E">
            <w:delText xml:space="preserve"> </w:delText>
          </w:r>
          <w:r w:rsidR="007A6DB8" w:rsidRPr="007A6DB8" w:rsidDel="00DA2C4E">
            <w:rPr>
              <w:noProof/>
            </w:rPr>
            <w:delText>(Richards 2005).</w:delText>
          </w:r>
          <w:r w:rsidR="007A6DB8" w:rsidRPr="007A6DB8" w:rsidDel="00DA2C4E">
            <w:delText xml:space="preserve"> </w:delText>
          </w:r>
          <w:r w:rsidR="00EC35C9" w:rsidRPr="007A6DB8" w:rsidDel="00DA2C4E">
            <w:delText xml:space="preserve"> </w:delText>
          </w:r>
          <w:r w:rsidR="007A6DB8" w:rsidDel="00DA2C4E">
            <w:delText xml:space="preserve">However, fifteen of our twenty models were within </w:delText>
          </w:r>
          <w:r w:rsidR="007A6DB8" w:rsidRPr="007A6DB8" w:rsidDel="00DA2C4E">
            <w:delText>∆i &lt; 6</w:delText>
          </w:r>
          <w:r w:rsidR="007A6DB8" w:rsidDel="00DA2C4E">
            <w:delText xml:space="preserve"> and our goal of model selection was not met. Thus, we applied a more restrictive criteria of </w:delText>
          </w:r>
          <w:r w:rsidR="007A6DB8" w:rsidRPr="007A6DB8" w:rsidDel="00DA2C4E">
            <w:delText xml:space="preserve">∆i &lt; </w:delText>
          </w:r>
          <w:r w:rsidR="007A6DB8" w:rsidDel="00DA2C4E">
            <w:delText xml:space="preserve">2 to consider and average our </w:delText>
          </w:r>
          <w:r w:rsidR="009E0A72" w:rsidDel="00DA2C4E">
            <w:delText xml:space="preserve">top </w:delText>
          </w:r>
          <w:r w:rsidR="007A6DB8" w:rsidDel="00DA2C4E">
            <w:delText xml:space="preserve">models </w:delText>
          </w:r>
          <w:r w:rsidR="007E1C16" w:rsidDel="00DA2C4E">
            <w:delText>(</w:delText>
          </w:r>
          <w:r w:rsidR="007E1C16" w:rsidDel="00DA2C4E">
            <w:rPr>
              <w:noProof/>
            </w:rPr>
            <w:delText>Symonds and Moussalli 2011)</w:delText>
          </w:r>
          <w:r w:rsidR="007A6DB8" w:rsidDel="00DA2C4E">
            <w:delText>.</w:delText>
          </w:r>
          <w:r w:rsidR="009E0A72" w:rsidDel="00DA2C4E">
            <w:delText xml:space="preserve"> </w:delText>
          </w:r>
        </w:del>
      </w:moveFrom>
      <w:moveFromRangeEnd w:id="118"/>
      <w:del w:id="121" w:author="Prouty, Cody S." w:date="2022-05-30T09:31:00Z">
        <w:r w:rsidR="00286233" w:rsidRPr="007A6DB8" w:rsidDel="00DA2C4E">
          <w:delText xml:space="preserve">We averaged </w:delText>
        </w:r>
        <w:r w:rsidR="009E0A72" w:rsidDel="00DA2C4E">
          <w:delText>our top</w:delText>
        </w:r>
        <w:r w:rsidR="00286233" w:rsidRPr="007A6DB8" w:rsidDel="00DA2C4E">
          <w:delText xml:space="preserve"> models using MuMIn::model_avg</w:delText>
        </w:r>
        <w:r w:rsidR="008F41AA" w:rsidRPr="007A6DB8" w:rsidDel="00DA2C4E">
          <w:delText xml:space="preserve"> (Bartoń 2022)</w:delText>
        </w:r>
        <w:r w:rsidR="007A6DB8" w:rsidDel="00DA2C4E">
          <w:delText xml:space="preserve"> and then </w:delText>
        </w:r>
        <w:r w:rsidR="001313D2" w:rsidDel="00DA2C4E">
          <w:delText xml:space="preserve">selected </w:delText>
        </w:r>
        <w:r w:rsidR="00CB71DE" w:rsidDel="00DA2C4E">
          <w:delText>the</w:delText>
        </w:r>
        <w:r w:rsidR="001313D2" w:rsidDel="00DA2C4E">
          <w:delText xml:space="preserve"> </w:delText>
        </w:r>
        <w:r w:rsidR="00B3296B" w:rsidDel="00DA2C4E">
          <w:delText>conditional</w:delText>
        </w:r>
        <w:r w:rsidR="00CB71DE" w:rsidDel="00DA2C4E">
          <w:delText xml:space="preserve"> </w:delText>
        </w:r>
        <w:r w:rsidR="001313D2" w:rsidDel="00DA2C4E">
          <w:delText>average</w:delText>
        </w:r>
        <w:r w:rsidR="00CB71DE" w:rsidDel="00DA2C4E">
          <w:delText xml:space="preserve">, or </w:delText>
        </w:r>
        <w:r w:rsidR="00B3296B" w:rsidDel="00DA2C4E">
          <w:delText>natural average</w:delText>
        </w:r>
        <w:r w:rsidR="00A636FF" w:rsidDel="00DA2C4E">
          <w:delText>,</w:delText>
        </w:r>
        <w:r w:rsidR="001313D2" w:rsidDel="00DA2C4E">
          <w:delText xml:space="preserve"> </w:delText>
        </w:r>
        <w:r w:rsidR="00A636FF" w:rsidDel="00DA2C4E">
          <w:delText xml:space="preserve">to </w:delText>
        </w:r>
        <w:r w:rsidR="00B3296B" w:rsidDel="00DA2C4E">
          <w:delText xml:space="preserve">avoid estimate shrinkage and </w:delText>
        </w:r>
        <w:r w:rsidR="00FE3677" w:rsidDel="00DA2C4E">
          <w:delText xml:space="preserve">investigate minor effects of environmental variables on our system </w:delText>
        </w:r>
        <w:r w:rsidR="0026017B" w:rsidDel="00DA2C4E">
          <w:rPr>
            <w:noProof/>
          </w:rPr>
          <w:delText>(Grueber et al. 2011)</w:delText>
        </w:r>
        <w:r w:rsidR="001313D2" w:rsidDel="00DA2C4E">
          <w:delText xml:space="preserve">. </w:delText>
        </w:r>
        <w:r w:rsidR="00286233" w:rsidDel="00DA2C4E">
          <w:delText xml:space="preserve">We examined estimate sizes </w:delText>
        </w:r>
        <w:r w:rsidR="008B4C1E" w:rsidDel="00DA2C4E">
          <w:delText>from</w:delText>
        </w:r>
        <w:r w:rsidR="00286233" w:rsidDel="00DA2C4E">
          <w:delText xml:space="preserve"> the averaged model to identify the important variables for our system and select the most parsimonious model for the rest of the analysis. With the most parsimonious model, Estimated Marginal Means (EMMs) and 95% confidence intervals of the pro</w:delText>
        </w:r>
        <w:r w:rsidR="00C80C6E" w:rsidDel="00DA2C4E">
          <w:delText>portion</w:delText>
        </w:r>
        <w:r w:rsidR="00286233" w:rsidDel="00DA2C4E">
          <w:delText xml:space="preserve"> of dye presence were calculated across worker age using emmeans::emmeans</w:delText>
        </w:r>
        <w:r w:rsidR="008F41AA" w:rsidDel="00DA2C4E">
          <w:delText xml:space="preserve"> (Lenth 2022)</w:delText>
        </w:r>
        <w:r w:rsidR="00286233" w:rsidDel="00DA2C4E">
          <w:delText xml:space="preserve">. We visually assessed various model assumptions </w:delText>
        </w:r>
        <w:r w:rsidR="00FE3677" w:rsidDel="00DA2C4E">
          <w:delText xml:space="preserve">for our most parsimonious model </w:delText>
        </w:r>
        <w:r w:rsidR="00286233" w:rsidDel="00DA2C4E">
          <w:delText>using simulated residuals in DHARMa::</w:delText>
        </w:r>
        <w:r w:rsidR="00286233" w:rsidRPr="00286233" w:rsidDel="00DA2C4E">
          <w:delText xml:space="preserve"> </w:delText>
        </w:r>
        <w:r w:rsidR="00286233" w:rsidDel="00DA2C4E">
          <w:delText>simulateResiduals</w:delText>
        </w:r>
        <w:r w:rsidR="008F41AA" w:rsidDel="00DA2C4E">
          <w:delText xml:space="preserve"> (Hartig 2022)</w:delText>
        </w:r>
        <w:r w:rsidR="00286233" w:rsidDel="00DA2C4E">
          <w:delText>.</w:delText>
        </w:r>
      </w:del>
    </w:p>
    <w:p w14:paraId="31D176A0" w14:textId="77777777" w:rsidR="009E0A72" w:rsidRDefault="009E0A72" w:rsidP="00B66CB0">
      <w:pPr>
        <w:spacing w:line="480" w:lineRule="auto"/>
      </w:pPr>
    </w:p>
    <w:p w14:paraId="769F33D1" w14:textId="21FDB21E" w:rsidR="009E0A72" w:rsidDel="00DA2C4E" w:rsidRDefault="009E0A72" w:rsidP="00286A5C">
      <w:pPr>
        <w:spacing w:line="480" w:lineRule="auto"/>
        <w:rPr>
          <w:moveFrom w:id="122" w:author="Prouty, Cody S." w:date="2022-05-30T09:32:00Z"/>
        </w:rPr>
      </w:pPr>
      <w:moveFromRangeStart w:id="123" w:author="Prouty, Cody S." w:date="2022-05-30T09:32:00Z" w:name="move104795582"/>
      <w:commentRangeStart w:id="124"/>
      <w:moveFrom w:id="125" w:author="Prouty, Cody S." w:date="2022-05-30T09:32:00Z">
        <w:r w:rsidDel="00DA2C4E">
          <w:t>We</w:t>
        </w:r>
        <w:commentRangeEnd w:id="124"/>
        <w:r w:rsidR="00C14109" w:rsidDel="00DA2C4E">
          <w:rPr>
            <w:rStyle w:val="CommentReference"/>
          </w:rPr>
          <w:commentReference w:id="124"/>
        </w:r>
        <w:r w:rsidDel="00DA2C4E">
          <w:t xml:space="preserve"> further evaluated the effect of the selected environmental variables on PSP dye presence in worker guts across worker age</w:t>
        </w:r>
        <w:r w:rsidR="00961015" w:rsidDel="00DA2C4E">
          <w:t xml:space="preserve"> through visual assessment of each environmental variable plotted against the residuals from a generalized linear mixed effects model (Model 5 in Table 1) without any environmental variables. This model maintained a binomial distribution, age as linear and quadratic fixed effect predictor variables, and a hive random effect with </w:t>
        </w:r>
        <w:r w:rsidR="00961015" w:rsidRPr="00286233" w:rsidDel="00DA2C4E">
          <w:t xml:space="preserve">a first-order autoregressive </w:t>
        </w:r>
        <w:r w:rsidR="00961015" w:rsidDel="00DA2C4E">
          <w:t xml:space="preserve">(AR1) correlation </w:t>
        </w:r>
        <w:r w:rsidR="00961015" w:rsidRPr="00286233" w:rsidDel="00DA2C4E">
          <w:t>structure</w:t>
        </w:r>
        <w:r w:rsidR="00961015" w:rsidDel="00DA2C4E">
          <w:t xml:space="preserve">. We fit a generalized linear model and examined the </w:t>
        </w:r>
        <w:r w:rsidR="00286A5C" w:rsidDel="00DA2C4E">
          <w:t xml:space="preserve">direction and steepness of the </w:t>
        </w:r>
        <w:r w:rsidR="00961015" w:rsidDel="00DA2C4E">
          <w:t xml:space="preserve">slope, representing the relationship between each environmental variable and </w:t>
        </w:r>
        <w:r w:rsidR="00286A5C" w:rsidDel="00DA2C4E">
          <w:t>our system. Slopes nearly or equal to zero indicated a minimal, if any, effect of the environmental variable. We elected to assess each environmental variable against the residuals of Model 5 instead of raw proportions of dye presence to account for the various terms and random effects in our models</w:t>
        </w:r>
        <w:r w:rsidR="00B06D4B" w:rsidDel="00DA2C4E">
          <w:t>, similar to how the averaged model estimates were calculated</w:t>
        </w:r>
        <w:r w:rsidR="00286A5C" w:rsidDel="00DA2C4E">
          <w:t xml:space="preserve">. </w:t>
        </w:r>
      </w:moveFrom>
    </w:p>
    <w:moveFromRangeEnd w:id="123"/>
    <w:p w14:paraId="1900435D" w14:textId="77777777" w:rsidR="008B4C1E" w:rsidRPr="008F41AA" w:rsidRDefault="008B4C1E" w:rsidP="00B66CB0">
      <w:pPr>
        <w:spacing w:line="480" w:lineRule="auto"/>
      </w:pPr>
    </w:p>
    <w:p w14:paraId="71C17BCD" w14:textId="43869816" w:rsidR="0023316B" w:rsidRDefault="004E712D" w:rsidP="00B66CB0">
      <w:pPr>
        <w:spacing w:line="480" w:lineRule="auto"/>
        <w:rPr>
          <w:b/>
          <w:bCs/>
          <w:i/>
          <w:iCs/>
        </w:rPr>
      </w:pPr>
      <w:r w:rsidRPr="004E712D">
        <w:rPr>
          <w:b/>
          <w:bCs/>
          <w:i/>
          <w:iCs/>
        </w:rPr>
        <w:t>Results</w:t>
      </w:r>
    </w:p>
    <w:p w14:paraId="5F7A32C5" w14:textId="77777777" w:rsidR="003116EB" w:rsidRPr="000163E4" w:rsidRDefault="003116EB" w:rsidP="003116EB">
      <w:pPr>
        <w:spacing w:line="480" w:lineRule="auto"/>
        <w:rPr>
          <w:ins w:id="126" w:author="Prouty, Cody S." w:date="2022-05-30T10:16:00Z"/>
          <w:i/>
          <w:iCs/>
        </w:rPr>
      </w:pPr>
      <w:ins w:id="127" w:author="Prouty, Cody S." w:date="2022-05-30T10:16:00Z">
        <w:r>
          <w:rPr>
            <w:i/>
            <w:iCs/>
          </w:rPr>
          <w:lastRenderedPageBreak/>
          <w:t>Presence of dye in bees’ guts</w:t>
        </w:r>
      </w:ins>
    </w:p>
    <w:p w14:paraId="621BC84E" w14:textId="1607749F" w:rsidR="00FE3677" w:rsidRDefault="00286233" w:rsidP="00B66CB0">
      <w:pPr>
        <w:spacing w:line="480" w:lineRule="auto"/>
      </w:pPr>
      <w:r>
        <w:t>Of our tw</w:t>
      </w:r>
      <w:r w:rsidR="00CB71DE">
        <w:t>enty</w:t>
      </w:r>
      <w:r>
        <w:t xml:space="preserve"> constructed models, </w:t>
      </w:r>
      <w:r w:rsidR="00CB71DE">
        <w:t>fifteen</w:t>
      </w:r>
      <w:r>
        <w:t xml:space="preserve"> were</w:t>
      </w:r>
      <w:r w:rsidR="001313D2">
        <w:t xml:space="preserve"> within</w:t>
      </w:r>
      <w:r>
        <w:t xml:space="preserve"> </w:t>
      </w:r>
      <m:oMath>
        <m:r>
          <m:rPr>
            <m:sty m:val="bi"/>
          </m:rPr>
          <w:rPr>
            <w:rFonts w:ascii="Cambria Math" w:eastAsia="Cambria Math" w:hAnsi="Cambria Math"/>
            <w:lang w:eastAsia="ja-JP"/>
          </w:rPr>
          <m:t>∆</m:t>
        </m:r>
      </m:oMath>
      <w:r w:rsidR="001313D2" w:rsidRPr="001A531D">
        <w:rPr>
          <w:rFonts w:eastAsia="Cambria Math"/>
          <w:b/>
          <w:bCs/>
          <w:i/>
          <w:iCs/>
          <w:vertAlign w:val="subscript"/>
          <w:lang w:eastAsia="ja-JP"/>
        </w:rPr>
        <w:t>i</w:t>
      </w:r>
      <w:r w:rsidR="001313D2">
        <w:t xml:space="preserve"> &lt; 6 </w:t>
      </w:r>
      <w:r>
        <w:t>(</w:t>
      </w:r>
      <w:proofErr w:type="spellStart"/>
      <w:r w:rsidR="001313D2">
        <w:t>AICc</w:t>
      </w:r>
      <w:proofErr w:type="spellEnd"/>
      <w:r w:rsidR="001313D2">
        <w:t xml:space="preserve"> = 334</w:t>
      </w:r>
      <w:r w:rsidR="00CB71DE">
        <w:t>3.0</w:t>
      </w:r>
      <w:r w:rsidR="001313D2">
        <w:t xml:space="preserve"> </w:t>
      </w:r>
      <w:r w:rsidR="00CB71DE">
        <w:t>–</w:t>
      </w:r>
      <w:r w:rsidR="001313D2">
        <w:t xml:space="preserve"> </w:t>
      </w:r>
      <w:r w:rsidR="001313D2" w:rsidRPr="00056E3B">
        <w:t>334</w:t>
      </w:r>
      <w:r w:rsidR="00CB71DE">
        <w:t>9.0</w:t>
      </w:r>
      <w:r w:rsidR="001313D2">
        <w:t xml:space="preserve">, </w:t>
      </w:r>
      <w:r>
        <w:t xml:space="preserve">Table </w:t>
      </w:r>
      <w:r w:rsidR="00016E75">
        <w:t>1</w:t>
      </w:r>
      <w:r>
        <w:t>)</w:t>
      </w:r>
      <w:r w:rsidR="007E1C16">
        <w:t xml:space="preserve"> and three were within </w:t>
      </w:r>
      <m:oMath>
        <m:r>
          <m:rPr>
            <m:sty m:val="bi"/>
          </m:rPr>
          <w:rPr>
            <w:rFonts w:ascii="Cambria Math" w:eastAsia="Cambria Math" w:hAnsi="Cambria Math"/>
            <w:lang w:eastAsia="ja-JP"/>
          </w:rPr>
          <m:t>∆</m:t>
        </m:r>
      </m:oMath>
      <w:r w:rsidR="007E1C16" w:rsidRPr="001A531D">
        <w:rPr>
          <w:rFonts w:eastAsia="Cambria Math"/>
          <w:b/>
          <w:bCs/>
          <w:i/>
          <w:iCs/>
          <w:vertAlign w:val="subscript"/>
          <w:lang w:eastAsia="ja-JP"/>
        </w:rPr>
        <w:t>i</w:t>
      </w:r>
      <w:r w:rsidR="007E1C16">
        <w:t xml:space="preserve"> &lt; 2 (</w:t>
      </w:r>
      <w:proofErr w:type="spellStart"/>
      <w:r w:rsidR="007E1C16">
        <w:t>AICc</w:t>
      </w:r>
      <w:proofErr w:type="spellEnd"/>
      <w:r w:rsidR="007E1C16">
        <w:t xml:space="preserve"> = 3343.0 – </w:t>
      </w:r>
      <w:r w:rsidR="007E1C16" w:rsidRPr="007E1C16">
        <w:t>3344.9</w:t>
      </w:r>
      <w:r w:rsidR="007E1C16">
        <w:t>, Table 1)</w:t>
      </w:r>
      <w:r>
        <w:t xml:space="preserve">. </w:t>
      </w:r>
      <w:r w:rsidR="001313D2">
        <w:t xml:space="preserve">All </w:t>
      </w:r>
      <w:r w:rsidR="007E1C16">
        <w:t>top</w:t>
      </w:r>
      <w:r w:rsidR="001313D2">
        <w:t xml:space="preserve"> models included the hive random effect with AR1 correlation structure</w:t>
      </w:r>
      <w:r w:rsidR="00C80C6E">
        <w:t xml:space="preserve"> (Table 1)</w:t>
      </w:r>
      <w:r w:rsidR="001313D2">
        <w:t xml:space="preserve">. </w:t>
      </w:r>
      <w:r>
        <w:t xml:space="preserve">The averaged model revealed </w:t>
      </w:r>
      <w:r w:rsidR="001313D2">
        <w:t xml:space="preserve">worker age as both a linear </w:t>
      </w:r>
      <w:commentRangeStart w:id="128"/>
      <w:r w:rsidR="001313D2">
        <w:t>(estimate ± SE = 0.3</w:t>
      </w:r>
      <w:r w:rsidR="009E62EF">
        <w:t>6</w:t>
      </w:r>
      <w:r w:rsidR="00572776">
        <w:t>5</w:t>
      </w:r>
      <w:r w:rsidR="001313D2">
        <w:t xml:space="preserve"> ± 0.05</w:t>
      </w:r>
      <w:r w:rsidR="009E62EF">
        <w:t>5</w:t>
      </w:r>
      <w:r w:rsidR="001313D2">
        <w:t xml:space="preserve">) </w:t>
      </w:r>
      <w:commentRangeEnd w:id="128"/>
      <w:r w:rsidR="00EB6F4B">
        <w:rPr>
          <w:rStyle w:val="CommentReference"/>
        </w:rPr>
        <w:commentReference w:id="128"/>
      </w:r>
      <w:r w:rsidR="001313D2">
        <w:t>and quadratic term (-0.0</w:t>
      </w:r>
      <w:r w:rsidR="009E62EF">
        <w:t>09</w:t>
      </w:r>
      <w:r w:rsidR="001313D2">
        <w:t xml:space="preserve"> ± 0.002) were important in our system.</w:t>
      </w:r>
      <w:r w:rsidR="00917971">
        <w:t xml:space="preserve"> </w:t>
      </w:r>
      <w:r w:rsidR="00FE3677">
        <w:t>Temperature (</w:t>
      </w:r>
      <w:r w:rsidR="003D36FA">
        <w:t xml:space="preserve">scaled estimate ± SE = </w:t>
      </w:r>
      <w:r w:rsidR="001C46EE">
        <w:t>0.2</w:t>
      </w:r>
      <w:r w:rsidR="00572776">
        <w:t>13</w:t>
      </w:r>
      <w:r w:rsidR="003D36FA">
        <w:t xml:space="preserve"> ± 0.0</w:t>
      </w:r>
      <w:r w:rsidR="00572776">
        <w:t xml:space="preserve">86; Figure </w:t>
      </w:r>
      <w:ins w:id="129" w:author="Prouty, Cody S." w:date="2022-05-31T10:02:00Z">
        <w:r w:rsidR="00A531A0">
          <w:t>3</w:t>
        </w:r>
      </w:ins>
      <w:del w:id="130" w:author="Prouty, Cody S." w:date="2022-05-31T10:02:00Z">
        <w:r w:rsidR="00572776" w:rsidDel="00A531A0">
          <w:delText>2</w:delText>
        </w:r>
      </w:del>
      <w:r w:rsidR="00572776">
        <w:t>A</w:t>
      </w:r>
      <w:r w:rsidR="00FE3677">
        <w:t>)</w:t>
      </w:r>
      <w:r w:rsidR="001C46EE">
        <w:t xml:space="preserve"> </w:t>
      </w:r>
      <w:r w:rsidR="00FE3677">
        <w:t xml:space="preserve">and humidity </w:t>
      </w:r>
      <w:r w:rsidR="003D36FA">
        <w:t>(-0.2</w:t>
      </w:r>
      <w:r w:rsidR="00572776">
        <w:t>48</w:t>
      </w:r>
      <w:r w:rsidR="003D36FA">
        <w:t xml:space="preserve"> ± 0.</w:t>
      </w:r>
      <w:r w:rsidR="00572776">
        <w:t xml:space="preserve">099; Figure </w:t>
      </w:r>
      <w:ins w:id="131" w:author="Prouty, Cody S." w:date="2022-05-31T10:02:00Z">
        <w:r w:rsidR="00A531A0">
          <w:t>3</w:t>
        </w:r>
      </w:ins>
      <w:del w:id="132" w:author="Prouty, Cody S." w:date="2022-05-31T10:02:00Z">
        <w:r w:rsidR="00572776" w:rsidDel="00A531A0">
          <w:delText>2</w:delText>
        </w:r>
      </w:del>
      <w:r w:rsidR="00572776">
        <w:t>D</w:t>
      </w:r>
      <w:r w:rsidR="003D36FA">
        <w:t xml:space="preserve">) </w:t>
      </w:r>
      <w:r w:rsidR="00FE3677">
        <w:t xml:space="preserve">had a weak effect on our system, while rainfall </w:t>
      </w:r>
      <w:r w:rsidR="00C14109">
        <w:t>(</w:t>
      </w:r>
      <w:r w:rsidR="00C14109" w:rsidRPr="00C14109">
        <w:t>0.06</w:t>
      </w:r>
      <w:r w:rsidR="00572776">
        <w:t>5</w:t>
      </w:r>
      <w:r w:rsidR="00C14109">
        <w:t xml:space="preserve"> ± 0.05</w:t>
      </w:r>
      <w:r w:rsidR="00572776">
        <w:t xml:space="preserve">4; Figure </w:t>
      </w:r>
      <w:ins w:id="133" w:author="Prouty, Cody S." w:date="2022-05-31T10:02:00Z">
        <w:r w:rsidR="00A531A0">
          <w:t>3</w:t>
        </w:r>
      </w:ins>
      <w:del w:id="134" w:author="Prouty, Cody S." w:date="2022-05-31T10:02:00Z">
        <w:r w:rsidR="00572776" w:rsidDel="00A531A0">
          <w:delText>2</w:delText>
        </w:r>
      </w:del>
      <w:r w:rsidR="00572776">
        <w:t>B</w:t>
      </w:r>
      <w:r w:rsidR="00C14109">
        <w:t xml:space="preserve">) </w:t>
      </w:r>
      <w:r w:rsidR="00FE3677">
        <w:t xml:space="preserve">and radiation </w:t>
      </w:r>
      <w:r w:rsidR="00C14109">
        <w:t>(-0.0</w:t>
      </w:r>
      <w:r w:rsidR="00572776">
        <w:t>39</w:t>
      </w:r>
      <w:r w:rsidR="00C14109">
        <w:t xml:space="preserve"> ± 0.1</w:t>
      </w:r>
      <w:r w:rsidR="00572776">
        <w:t xml:space="preserve">07; Figure </w:t>
      </w:r>
      <w:ins w:id="135" w:author="Prouty, Cody S." w:date="2022-05-31T10:02:00Z">
        <w:r w:rsidR="00A531A0">
          <w:t>3</w:t>
        </w:r>
      </w:ins>
      <w:del w:id="136" w:author="Prouty, Cody S." w:date="2022-05-31T10:02:00Z">
        <w:r w:rsidR="00572776" w:rsidDel="00A531A0">
          <w:delText>2</w:delText>
        </w:r>
      </w:del>
      <w:r w:rsidR="00572776">
        <w:t>C</w:t>
      </w:r>
      <w:r w:rsidR="00C14109">
        <w:t xml:space="preserve">) </w:t>
      </w:r>
      <w:r w:rsidR="00FE3677">
        <w:t xml:space="preserve">had nearly no effect. </w:t>
      </w:r>
      <w:r w:rsidR="00572776">
        <w:t>We selected model 1</w:t>
      </w:r>
      <w:r w:rsidR="00552B8E">
        <w:t>, including</w:t>
      </w:r>
      <w:r w:rsidR="00552B8E" w:rsidRPr="00552B8E">
        <w:t xml:space="preserve"> </w:t>
      </w:r>
      <w:r w:rsidR="00552B8E">
        <w:t xml:space="preserve">temperature and humidity, </w:t>
      </w:r>
      <w:r w:rsidR="00572776">
        <w:t xml:space="preserve">as </w:t>
      </w:r>
      <w:r w:rsidR="00C21411">
        <w:t xml:space="preserve">our final model because it was </w:t>
      </w:r>
      <w:r w:rsidR="00572776">
        <w:t>the most parsimonious</w:t>
      </w:r>
      <w:r w:rsidR="00552B8E">
        <w:t xml:space="preserve"> </w:t>
      </w:r>
      <w:r w:rsidR="00C21411">
        <w:t xml:space="preserve">while including </w:t>
      </w:r>
      <w:r w:rsidR="00500111">
        <w:t>all essential predictor variables</w:t>
      </w:r>
      <w:r w:rsidR="00552B8E">
        <w:t xml:space="preserve"> (Table 1).</w:t>
      </w:r>
    </w:p>
    <w:p w14:paraId="6D1BBAC8" w14:textId="6077C360" w:rsidR="00286233" w:rsidRDefault="00286233" w:rsidP="00B66CB0">
      <w:pPr>
        <w:spacing w:line="480" w:lineRule="auto"/>
      </w:pPr>
    </w:p>
    <w:p w14:paraId="104F8DF8" w14:textId="16E540C6" w:rsidR="001313D2" w:rsidRDefault="008B4C1E" w:rsidP="00B66CB0">
      <w:pPr>
        <w:spacing w:line="480" w:lineRule="auto"/>
        <w:rPr>
          <w:ins w:id="137" w:author="Prouty, Cody S." w:date="2022-05-30T10:18:00Z"/>
        </w:rPr>
      </w:pPr>
      <w:r>
        <w:t>In</w:t>
      </w:r>
      <w:r w:rsidR="001313D2">
        <w:t xml:space="preserve"> our </w:t>
      </w:r>
      <w:r w:rsidR="00552B8E">
        <w:t xml:space="preserve">final </w:t>
      </w:r>
      <w:r w:rsidR="001313D2">
        <w:t>model, as worker age increased, the pro</w:t>
      </w:r>
      <w:r w:rsidR="00C80C6E">
        <w:t>portion</w:t>
      </w:r>
      <w:r w:rsidR="001313D2">
        <w:t xml:space="preserve"> of dye presence from PSP consumption gradually increased until peaking at day</w:t>
      </w:r>
      <w:r w:rsidR="00552B8E">
        <w:t xml:space="preserve">s 19 (EMM= </w:t>
      </w:r>
      <w:r w:rsidR="00552B8E" w:rsidRPr="001313D2">
        <w:t>0.6</w:t>
      </w:r>
      <w:r w:rsidR="00552B8E">
        <w:t xml:space="preserve">40, 95% CI = </w:t>
      </w:r>
      <w:r w:rsidR="00552B8E" w:rsidRPr="001313D2">
        <w:t>0.54</w:t>
      </w:r>
      <w:r w:rsidR="00552B8E">
        <w:t>8</w:t>
      </w:r>
      <w:r w:rsidR="00917971">
        <w:t xml:space="preserve"> </w:t>
      </w:r>
      <w:r w:rsidR="00552B8E" w:rsidRPr="001313D2">
        <w:t>-</w:t>
      </w:r>
      <w:r w:rsidR="00552B8E">
        <w:t xml:space="preserve"> </w:t>
      </w:r>
      <w:r w:rsidR="00552B8E" w:rsidRPr="001313D2">
        <w:t>0.7</w:t>
      </w:r>
      <w:r w:rsidR="00552B8E">
        <w:t>23) and</w:t>
      </w:r>
      <w:r w:rsidR="001313D2">
        <w:t xml:space="preserve"> 20 (EMM= </w:t>
      </w:r>
      <w:r w:rsidR="001313D2" w:rsidRPr="001313D2">
        <w:t>0.64</w:t>
      </w:r>
      <w:r w:rsidR="00552B8E">
        <w:t>0</w:t>
      </w:r>
      <w:r w:rsidR="001313D2">
        <w:t xml:space="preserve">, </w:t>
      </w:r>
      <w:r w:rsidR="00EB6F4B">
        <w:t xml:space="preserve">95% CI = </w:t>
      </w:r>
      <w:r w:rsidR="001313D2" w:rsidRPr="001313D2">
        <w:t>0.54</w:t>
      </w:r>
      <w:r w:rsidR="00552B8E">
        <w:t xml:space="preserve">9 </w:t>
      </w:r>
      <w:r w:rsidR="001313D2" w:rsidRPr="001313D2">
        <w:t>-</w:t>
      </w:r>
      <w:r w:rsidR="00552B8E">
        <w:t xml:space="preserve"> </w:t>
      </w:r>
      <w:r w:rsidR="001313D2" w:rsidRPr="001313D2">
        <w:t>0.7</w:t>
      </w:r>
      <w:r w:rsidR="00552B8E">
        <w:t>22</w:t>
      </w:r>
      <w:r w:rsidR="001313D2">
        <w:t>; Figure 1</w:t>
      </w:r>
      <w:r w:rsidR="00C80C6E">
        <w:t>,</w:t>
      </w:r>
      <w:r w:rsidR="00C80C6E" w:rsidRPr="00C80C6E">
        <w:t xml:space="preserve"> </w:t>
      </w:r>
      <w:r w:rsidR="00C80C6E">
        <w:t xml:space="preserve">Table </w:t>
      </w:r>
      <w:ins w:id="138" w:author="Prouty, Cody S." w:date="2022-05-31T10:02:00Z">
        <w:r w:rsidR="00A531A0">
          <w:t>3</w:t>
        </w:r>
      </w:ins>
      <w:del w:id="139" w:author="Prouty, Cody S." w:date="2022-05-31T10:02:00Z">
        <w:r w:rsidR="00C80C6E" w:rsidDel="00A531A0">
          <w:delText>2</w:delText>
        </w:r>
      </w:del>
      <w:r w:rsidR="001313D2">
        <w:t>). After day 20, the pro</w:t>
      </w:r>
      <w:r w:rsidR="00C80C6E">
        <w:t>portion</w:t>
      </w:r>
      <w:r w:rsidR="001313D2">
        <w:t xml:space="preserve"> of dye presence gradually decreased until the end of sampling at 29 </w:t>
      </w:r>
      <w:r w:rsidR="00B66CB0">
        <w:t xml:space="preserve">days old </w:t>
      </w:r>
      <w:r w:rsidR="001313D2">
        <w:t xml:space="preserve">(Figure 1, Table </w:t>
      </w:r>
      <w:ins w:id="140" w:author="Prouty, Cody S." w:date="2022-05-31T10:02:00Z">
        <w:r w:rsidR="00A531A0">
          <w:t>3</w:t>
        </w:r>
      </w:ins>
      <w:del w:id="141" w:author="Prouty, Cody S." w:date="2022-05-31T10:02:00Z">
        <w:r w:rsidR="001313D2" w:rsidDel="00A531A0">
          <w:delText>2</w:delText>
        </w:r>
      </w:del>
      <w:r w:rsidR="001313D2">
        <w:t>). When examining the pro</w:t>
      </w:r>
      <w:r w:rsidR="00C80C6E">
        <w:t>portion</w:t>
      </w:r>
      <w:r w:rsidR="001313D2">
        <w:t xml:space="preserve"> of dye presence across worker age for each of the six </w:t>
      </w:r>
      <w:r w:rsidR="00552B8E">
        <w:t>colonies</w:t>
      </w:r>
      <w:r w:rsidR="001313D2">
        <w:t>, we found variation in the amount of dyed PSP consumed and the shape of the trend over time (VC=0.3</w:t>
      </w:r>
      <w:r w:rsidR="00917971">
        <w:t>02</w:t>
      </w:r>
      <w:r w:rsidR="001313D2">
        <w:t xml:space="preserve">; Figure 1). In our final model, temporal autocorrelation was </w:t>
      </w:r>
      <w:r w:rsidR="00EB6F4B">
        <w:t>strong</w:t>
      </w:r>
      <w:r w:rsidR="001313D2">
        <w:t xml:space="preserve"> (AR1 correlation coefficient = 0.</w:t>
      </w:r>
      <w:r w:rsidR="00917971">
        <w:t>90</w:t>
      </w:r>
      <w:r w:rsidR="001313D2">
        <w:t>). All model assumptions were satisfied through visual inspection</w:t>
      </w:r>
      <w:r w:rsidR="00EB6F4B">
        <w:t xml:space="preserve"> of the simulated residuals</w:t>
      </w:r>
      <w:r w:rsidR="001313D2">
        <w:t>.</w:t>
      </w:r>
      <w:r w:rsidR="00B66CB0">
        <w:t xml:space="preserve"> </w:t>
      </w:r>
    </w:p>
    <w:p w14:paraId="38CD4C43" w14:textId="2CF72ACE" w:rsidR="00603431" w:rsidRDefault="00603431" w:rsidP="00B66CB0">
      <w:pPr>
        <w:spacing w:line="480" w:lineRule="auto"/>
        <w:rPr>
          <w:ins w:id="142" w:author="Prouty, Cody S." w:date="2022-05-30T10:18:00Z"/>
        </w:rPr>
      </w:pPr>
    </w:p>
    <w:p w14:paraId="1D39BAED" w14:textId="77777777" w:rsidR="00603431" w:rsidRDefault="00603431" w:rsidP="00603431">
      <w:pPr>
        <w:spacing w:line="480" w:lineRule="auto"/>
        <w:rPr>
          <w:ins w:id="143" w:author="Prouty, Cody S." w:date="2022-05-30T10:18:00Z"/>
          <w:i/>
          <w:iCs/>
        </w:rPr>
      </w:pPr>
      <w:ins w:id="144" w:author="Prouty, Cody S." w:date="2022-05-30T10:18:00Z">
        <w:r>
          <w:rPr>
            <w:i/>
            <w:iCs/>
          </w:rPr>
          <w:t>Observations of marked bees on PSPs</w:t>
        </w:r>
      </w:ins>
    </w:p>
    <w:p w14:paraId="6CCE46DA" w14:textId="19DF5A25" w:rsidR="00603431" w:rsidRDefault="00603431" w:rsidP="00603431">
      <w:pPr>
        <w:spacing w:line="480" w:lineRule="auto"/>
        <w:rPr>
          <w:ins w:id="145" w:author="Prouty, Cody S." w:date="2022-05-30T10:19:00Z"/>
        </w:rPr>
      </w:pPr>
      <w:ins w:id="146" w:author="Prouty, Cody S." w:date="2022-05-30T10:19:00Z">
        <w:r>
          <w:lastRenderedPageBreak/>
          <w:t xml:space="preserve">The averaged model revealed worker age as both a linear (estimate ± SE = 0.487 </w:t>
        </w:r>
      </w:ins>
      <w:ins w:id="147" w:author="Prouty, Cody S." w:date="2022-05-30T10:20:00Z">
        <w:r>
          <w:t>± 0.064</w:t>
        </w:r>
      </w:ins>
      <w:ins w:id="148" w:author="Prouty, Cody S." w:date="2022-05-30T10:19:00Z">
        <w:r>
          <w:t>) and quadratic term (-</w:t>
        </w:r>
      </w:ins>
      <w:ins w:id="149" w:author="Prouty, Cody S." w:date="2022-05-30T10:20:00Z">
        <w:r>
          <w:t>0.013</w:t>
        </w:r>
      </w:ins>
      <w:ins w:id="150" w:author="Prouty, Cody S." w:date="2022-05-30T10:19:00Z">
        <w:r>
          <w:t xml:space="preserve"> ± 0.002) were important in our system. Temperature (scaled estimate ± SE = </w:t>
        </w:r>
      </w:ins>
      <w:ins w:id="151" w:author="Prouty, Cody S." w:date="2022-05-30T10:22:00Z">
        <w:r w:rsidR="00D34CDB">
          <w:t>0.411 ± 0.12</w:t>
        </w:r>
      </w:ins>
      <w:ins w:id="152" w:author="Prouty, Cody S." w:date="2022-05-30T10:19:00Z">
        <w:r>
          <w:t xml:space="preserve">; Figure </w:t>
        </w:r>
      </w:ins>
      <w:ins w:id="153" w:author="Prouty, Cody S." w:date="2022-05-30T10:26:00Z">
        <w:r w:rsidR="00294CDA">
          <w:t>4</w:t>
        </w:r>
      </w:ins>
      <w:ins w:id="154" w:author="Prouty, Cody S." w:date="2022-05-30T10:19:00Z">
        <w:r>
          <w:t xml:space="preserve">A) and </w:t>
        </w:r>
      </w:ins>
      <w:ins w:id="155" w:author="Prouty, Cody S." w:date="2022-05-30T10:22:00Z">
        <w:r w:rsidR="00D34CDB">
          <w:t>rainfall</w:t>
        </w:r>
      </w:ins>
      <w:ins w:id="156" w:author="Prouty, Cody S." w:date="2022-05-30T10:19:00Z">
        <w:r>
          <w:t xml:space="preserve"> (0.</w:t>
        </w:r>
      </w:ins>
      <w:ins w:id="157" w:author="Prouty, Cody S." w:date="2022-05-30T10:22:00Z">
        <w:r w:rsidR="00D34CDB">
          <w:t xml:space="preserve">324 </w:t>
        </w:r>
      </w:ins>
      <w:ins w:id="158" w:author="Prouty, Cody S." w:date="2022-05-30T10:19:00Z">
        <w:r>
          <w:t>± 0.</w:t>
        </w:r>
      </w:ins>
      <w:ins w:id="159" w:author="Prouty, Cody S." w:date="2022-05-30T10:22:00Z">
        <w:r w:rsidR="00D34CDB">
          <w:t>108</w:t>
        </w:r>
      </w:ins>
      <w:ins w:id="160" w:author="Prouty, Cody S." w:date="2022-05-30T10:19:00Z">
        <w:r>
          <w:t xml:space="preserve">; Figure </w:t>
        </w:r>
      </w:ins>
      <w:ins w:id="161" w:author="Prouty, Cody S." w:date="2022-05-30T10:26:00Z">
        <w:r w:rsidR="00294CDA">
          <w:t>4</w:t>
        </w:r>
      </w:ins>
      <w:ins w:id="162" w:author="Prouty, Cody S." w:date="2022-05-30T10:22:00Z">
        <w:r w:rsidR="00D34CDB">
          <w:t>B</w:t>
        </w:r>
      </w:ins>
      <w:ins w:id="163" w:author="Prouty, Cody S." w:date="2022-05-30T10:19:00Z">
        <w:r>
          <w:t xml:space="preserve">) </w:t>
        </w:r>
      </w:ins>
      <w:ins w:id="164" w:author="Prouty, Cody S." w:date="2022-05-31T10:18:00Z">
        <w:r w:rsidR="00672A09">
          <w:t>influenced</w:t>
        </w:r>
      </w:ins>
      <w:ins w:id="165" w:author="Prouty, Cody S." w:date="2022-05-30T10:19:00Z">
        <w:r>
          <w:t xml:space="preserve"> our system, while </w:t>
        </w:r>
      </w:ins>
      <w:ins w:id="166" w:author="Prouty, Cody S." w:date="2022-05-30T10:23:00Z">
        <w:r w:rsidR="00D34CDB">
          <w:t>radiation</w:t>
        </w:r>
      </w:ins>
      <w:ins w:id="167" w:author="Prouty, Cody S." w:date="2022-05-30T10:19:00Z">
        <w:r>
          <w:t xml:space="preserve"> (</w:t>
        </w:r>
        <w:r w:rsidRPr="00C14109">
          <w:t>0.</w:t>
        </w:r>
      </w:ins>
      <w:ins w:id="168" w:author="Prouty, Cody S." w:date="2022-05-30T10:24:00Z">
        <w:r w:rsidR="00D34CDB">
          <w:t>288</w:t>
        </w:r>
      </w:ins>
      <w:ins w:id="169" w:author="Prouty, Cody S." w:date="2022-05-30T10:19:00Z">
        <w:r>
          <w:t xml:space="preserve"> ± 0.</w:t>
        </w:r>
      </w:ins>
      <w:ins w:id="170" w:author="Prouty, Cody S." w:date="2022-05-30T10:24:00Z">
        <w:r w:rsidR="00D34CDB">
          <w:t>131</w:t>
        </w:r>
      </w:ins>
      <w:ins w:id="171" w:author="Prouty, Cody S." w:date="2022-05-30T10:19:00Z">
        <w:r>
          <w:t xml:space="preserve">; Figure </w:t>
        </w:r>
      </w:ins>
      <w:ins w:id="172" w:author="Prouty, Cody S." w:date="2022-05-30T10:26:00Z">
        <w:r w:rsidR="00294CDA">
          <w:t>4</w:t>
        </w:r>
      </w:ins>
      <w:ins w:id="173" w:author="Prouty, Cody S." w:date="2022-05-30T10:23:00Z">
        <w:r w:rsidR="00D34CDB">
          <w:t>C</w:t>
        </w:r>
      </w:ins>
      <w:ins w:id="174" w:author="Prouty, Cody S." w:date="2022-05-30T10:19:00Z">
        <w:r>
          <w:t xml:space="preserve">) and </w:t>
        </w:r>
      </w:ins>
      <w:ins w:id="175" w:author="Prouty, Cody S." w:date="2022-05-30T10:23:00Z">
        <w:r w:rsidR="00D34CDB">
          <w:t>humidity</w:t>
        </w:r>
      </w:ins>
      <w:ins w:id="176" w:author="Prouty, Cody S." w:date="2022-05-30T10:19:00Z">
        <w:r>
          <w:t xml:space="preserve"> (0.</w:t>
        </w:r>
      </w:ins>
      <w:ins w:id="177" w:author="Prouty, Cody S." w:date="2022-05-30T10:24:00Z">
        <w:r w:rsidR="00D34CDB">
          <w:t>188</w:t>
        </w:r>
      </w:ins>
      <w:ins w:id="178" w:author="Prouty, Cody S." w:date="2022-05-30T10:19:00Z">
        <w:r>
          <w:t xml:space="preserve"> ± 0.</w:t>
        </w:r>
      </w:ins>
      <w:ins w:id="179" w:author="Prouty, Cody S." w:date="2022-05-30T10:24:00Z">
        <w:r w:rsidR="00D34CDB">
          <w:t>139</w:t>
        </w:r>
      </w:ins>
      <w:ins w:id="180" w:author="Prouty, Cody S." w:date="2022-05-30T10:19:00Z">
        <w:r>
          <w:t xml:space="preserve">; Figure </w:t>
        </w:r>
      </w:ins>
      <w:ins w:id="181" w:author="Prouty, Cody S." w:date="2022-05-30T10:26:00Z">
        <w:r w:rsidR="00294CDA">
          <w:t>4</w:t>
        </w:r>
      </w:ins>
      <w:ins w:id="182" w:author="Prouty, Cody S." w:date="2022-05-30T10:23:00Z">
        <w:r w:rsidR="00D34CDB">
          <w:t>D</w:t>
        </w:r>
      </w:ins>
      <w:ins w:id="183" w:author="Prouty, Cody S." w:date="2022-05-30T10:19:00Z">
        <w:r>
          <w:t xml:space="preserve">) had </w:t>
        </w:r>
      </w:ins>
      <w:ins w:id="184" w:author="Prouty, Cody S." w:date="2022-05-31T10:18:00Z">
        <w:r w:rsidR="008B638C">
          <w:t>weaker</w:t>
        </w:r>
      </w:ins>
      <w:ins w:id="185" w:author="Prouty, Cody S." w:date="2022-05-30T10:23:00Z">
        <w:r w:rsidR="00D34CDB">
          <w:t xml:space="preserve"> effects</w:t>
        </w:r>
      </w:ins>
      <w:ins w:id="186" w:author="Prouty, Cody S." w:date="2022-05-30T10:19:00Z">
        <w:r>
          <w:t xml:space="preserve">. We selected model 1 as our final model because it was the most parsimonious while including all essential predictor variables (Table </w:t>
        </w:r>
      </w:ins>
      <w:ins w:id="187" w:author="Prouty, Cody S." w:date="2022-05-30T11:12:00Z">
        <w:r w:rsidR="00253184">
          <w:t>2</w:t>
        </w:r>
      </w:ins>
      <w:ins w:id="188" w:author="Prouty, Cody S." w:date="2022-05-30T10:19:00Z">
        <w:r>
          <w:t>).</w:t>
        </w:r>
      </w:ins>
    </w:p>
    <w:p w14:paraId="4080F967" w14:textId="77777777" w:rsidR="00603431" w:rsidRDefault="00603431" w:rsidP="00603431">
      <w:pPr>
        <w:spacing w:line="480" w:lineRule="auto"/>
        <w:rPr>
          <w:ins w:id="189" w:author="Prouty, Cody S." w:date="2022-05-30T10:19:00Z"/>
        </w:rPr>
      </w:pPr>
    </w:p>
    <w:p w14:paraId="2EECC6F3" w14:textId="37695555" w:rsidR="00603431" w:rsidRDefault="00603431" w:rsidP="00603431">
      <w:pPr>
        <w:spacing w:line="480" w:lineRule="auto"/>
        <w:rPr>
          <w:ins w:id="190" w:author="Prouty, Cody S." w:date="2022-05-30T10:19:00Z"/>
        </w:rPr>
      </w:pPr>
      <w:ins w:id="191" w:author="Prouty, Cody S." w:date="2022-05-30T10:19:00Z">
        <w:r>
          <w:t xml:space="preserve">In our final model, as worker age increased, the </w:t>
        </w:r>
      </w:ins>
      <w:ins w:id="192" w:author="Prouty, Cody S." w:date="2022-05-30T10:37:00Z">
        <w:r w:rsidR="005A4AD9">
          <w:t xml:space="preserve">number of marked bees </w:t>
        </w:r>
      </w:ins>
      <w:ins w:id="193" w:author="Prouty, Cody S." w:date="2022-05-30T10:38:00Z">
        <w:r w:rsidR="005A4AD9">
          <w:t xml:space="preserve">observed on </w:t>
        </w:r>
      </w:ins>
      <w:ins w:id="194" w:author="Prouty, Cody S." w:date="2022-05-30T10:19:00Z">
        <w:r>
          <w:t xml:space="preserve">PSP gradually increased until peaking at day 19 (EMM= </w:t>
        </w:r>
      </w:ins>
      <w:ins w:id="195" w:author="Prouty, Cody S." w:date="2022-05-30T10:38:00Z">
        <w:r w:rsidR="005A4AD9">
          <w:t>3.73</w:t>
        </w:r>
      </w:ins>
      <w:ins w:id="196" w:author="Prouty, Cody S." w:date="2022-05-30T10:19:00Z">
        <w:r>
          <w:t xml:space="preserve">, 95% CI = </w:t>
        </w:r>
      </w:ins>
      <w:ins w:id="197" w:author="Prouty, Cody S." w:date="2022-05-30T10:38:00Z">
        <w:r w:rsidR="005A4AD9">
          <w:t>2.69</w:t>
        </w:r>
      </w:ins>
      <w:ins w:id="198" w:author="Prouty, Cody S." w:date="2022-05-30T10:19:00Z">
        <w:r>
          <w:t xml:space="preserve"> </w:t>
        </w:r>
      </w:ins>
      <w:ins w:id="199" w:author="Prouty, Cody S." w:date="2022-05-30T10:38:00Z">
        <w:r w:rsidR="005A4AD9">
          <w:t>–</w:t>
        </w:r>
      </w:ins>
      <w:ins w:id="200" w:author="Prouty, Cody S." w:date="2022-05-30T10:19:00Z">
        <w:r>
          <w:t xml:space="preserve"> </w:t>
        </w:r>
      </w:ins>
      <w:ins w:id="201" w:author="Prouty, Cody S." w:date="2022-05-30T10:38:00Z">
        <w:r w:rsidR="005A4AD9">
          <w:t>5.17</w:t>
        </w:r>
      </w:ins>
      <w:ins w:id="202" w:author="Prouty, Cody S." w:date="2022-05-30T10:19:00Z">
        <w:r>
          <w:t xml:space="preserve">). After day </w:t>
        </w:r>
      </w:ins>
      <w:ins w:id="203" w:author="Prouty, Cody S." w:date="2022-05-30T10:39:00Z">
        <w:r w:rsidR="005A4AD9">
          <w:t>19</w:t>
        </w:r>
      </w:ins>
      <w:ins w:id="204" w:author="Prouty, Cody S." w:date="2022-05-30T10:19:00Z">
        <w:r>
          <w:t xml:space="preserve">, the proportion of dye presence gradually decreased until the end of sampling at 29 days old (Figure </w:t>
        </w:r>
      </w:ins>
      <w:ins w:id="205" w:author="Prouty, Cody S." w:date="2022-05-31T10:03:00Z">
        <w:r w:rsidR="00A531A0">
          <w:t>2</w:t>
        </w:r>
      </w:ins>
      <w:ins w:id="206" w:author="Prouty, Cody S." w:date="2022-05-30T10:19:00Z">
        <w:r>
          <w:t xml:space="preserve">, Table </w:t>
        </w:r>
      </w:ins>
      <w:ins w:id="207" w:author="Prouty, Cody S." w:date="2022-05-30T10:39:00Z">
        <w:r w:rsidR="005A4AD9">
          <w:t>4</w:t>
        </w:r>
      </w:ins>
      <w:ins w:id="208" w:author="Prouty, Cody S." w:date="2022-05-30T10:19:00Z">
        <w:r>
          <w:t xml:space="preserve">). </w:t>
        </w:r>
        <w:r w:rsidRPr="00DD738A">
          <w:t xml:space="preserve">When examining the </w:t>
        </w:r>
      </w:ins>
      <w:ins w:id="209" w:author="Prouty, Cody S." w:date="2022-05-30T11:34:00Z">
        <w:r w:rsidR="00DD738A" w:rsidRPr="00DD738A">
          <w:rPr>
            <w:rPrChange w:id="210" w:author="Prouty, Cody S." w:date="2022-05-30T11:34:00Z">
              <w:rPr>
                <w:highlight w:val="yellow"/>
              </w:rPr>
            </w:rPrChange>
          </w:rPr>
          <w:t>number of marked bees observed on PSPs</w:t>
        </w:r>
      </w:ins>
      <w:ins w:id="211" w:author="Prouty, Cody S." w:date="2022-05-30T10:19:00Z">
        <w:r w:rsidRPr="00DD738A">
          <w:t xml:space="preserve"> across worker age for each of the </w:t>
        </w:r>
      </w:ins>
      <w:ins w:id="212" w:author="Prouty, Cody S." w:date="2022-05-30T11:13:00Z">
        <w:r w:rsidR="00966D73" w:rsidRPr="00DD738A">
          <w:t>nine</w:t>
        </w:r>
      </w:ins>
      <w:ins w:id="213" w:author="Prouty, Cody S." w:date="2022-05-30T10:19:00Z">
        <w:r w:rsidRPr="00DD738A">
          <w:t xml:space="preserve"> colonies, we found variation in the amount of dyed PSP consumed and the shape of the trend over time (VC=0.</w:t>
        </w:r>
      </w:ins>
      <w:ins w:id="214" w:author="Prouty, Cody S." w:date="2022-05-30T11:33:00Z">
        <w:r w:rsidR="001F2E44" w:rsidRPr="00DD738A">
          <w:rPr>
            <w:rPrChange w:id="215" w:author="Prouty, Cody S." w:date="2022-05-30T11:34:00Z">
              <w:rPr>
                <w:highlight w:val="yellow"/>
              </w:rPr>
            </w:rPrChange>
          </w:rPr>
          <w:t>282</w:t>
        </w:r>
      </w:ins>
      <w:ins w:id="216" w:author="Prouty, Cody S." w:date="2022-05-30T10:19:00Z">
        <w:r w:rsidRPr="00DD738A">
          <w:t xml:space="preserve">; Figure </w:t>
        </w:r>
      </w:ins>
      <w:ins w:id="217" w:author="Prouty, Cody S." w:date="2022-05-31T10:03:00Z">
        <w:r w:rsidR="00A531A0">
          <w:t>2</w:t>
        </w:r>
      </w:ins>
      <w:ins w:id="218" w:author="Prouty, Cody S." w:date="2022-05-30T10:19:00Z">
        <w:r w:rsidRPr="00DD738A">
          <w:t>).</w:t>
        </w:r>
        <w:r>
          <w:t xml:space="preserve"> In our final model, temporal autocorrelation was strong (AR1 correlation coefficient = 0.</w:t>
        </w:r>
      </w:ins>
      <w:ins w:id="219" w:author="Prouty, Cody S." w:date="2022-05-30T11:22:00Z">
        <w:r w:rsidR="00572CA1">
          <w:t>8</w:t>
        </w:r>
      </w:ins>
      <w:ins w:id="220" w:author="Prouty, Cody S." w:date="2022-05-30T11:23:00Z">
        <w:r w:rsidR="00572CA1">
          <w:t>8</w:t>
        </w:r>
      </w:ins>
      <w:ins w:id="221" w:author="Prouty, Cody S." w:date="2022-05-30T10:19:00Z">
        <w:r>
          <w:t xml:space="preserve">). All model assumptions were satisfied through visual inspection of the simulated residuals. </w:t>
        </w:r>
      </w:ins>
    </w:p>
    <w:p w14:paraId="2131EF10" w14:textId="77777777" w:rsidR="00603431" w:rsidRDefault="00603431" w:rsidP="00B66CB0">
      <w:pPr>
        <w:spacing w:line="480" w:lineRule="auto"/>
      </w:pPr>
    </w:p>
    <w:p w14:paraId="14AECC5A" w14:textId="77777777" w:rsidR="00C80C6E" w:rsidRPr="00FF4F05" w:rsidRDefault="00C80C6E" w:rsidP="0023316B">
      <w:pPr>
        <w:spacing w:line="480" w:lineRule="auto"/>
      </w:pPr>
    </w:p>
    <w:p w14:paraId="05BC8A2C" w14:textId="53611447" w:rsidR="00B51D2A" w:rsidRDefault="00C21411" w:rsidP="0023316B">
      <w:pPr>
        <w:spacing w:line="480" w:lineRule="auto"/>
        <w:rPr>
          <w:b/>
          <w:bCs/>
          <w:i/>
          <w:iCs/>
        </w:rPr>
      </w:pPr>
      <w:r>
        <w:rPr>
          <w:b/>
          <w:bCs/>
          <w:i/>
          <w:iCs/>
        </w:rPr>
        <w:t>Mini discussion</w:t>
      </w:r>
    </w:p>
    <w:p w14:paraId="0566E2EC" w14:textId="77777777" w:rsidR="00C80C6E" w:rsidRDefault="001577D1" w:rsidP="0023316B">
      <w:pPr>
        <w:spacing w:line="480" w:lineRule="auto"/>
      </w:pPr>
      <w:r>
        <w:t xml:space="preserve">Our study investigated at what age do adult worker </w:t>
      </w:r>
      <w:proofErr w:type="gramStart"/>
      <w:r>
        <w:t>honey bees</w:t>
      </w:r>
      <w:proofErr w:type="gramEnd"/>
      <w:r>
        <w:t xml:space="preserve"> consume PSPs. While artificial pollen supplements are widely used by beekeepers, little is known regarding their consumption or effectiveness. To understand how effective PSPs are, we first must investigate whether they are consumed at all. We hypothesized that workers aged 5-10 days acting as nurse bees would consume the most PSPs due to the demand of pollen from growing </w:t>
      </w:r>
      <w:proofErr w:type="gramStart"/>
      <w:r>
        <w:t>honey bee</w:t>
      </w:r>
      <w:proofErr w:type="gramEnd"/>
      <w:r>
        <w:t xml:space="preserve"> larvae. </w:t>
      </w:r>
      <w:r>
        <w:lastRenderedPageBreak/>
        <w:t xml:space="preserve">Alternatively, we hypothesized workers aged 18-28 days serving as foragers would consume the most PSPs for energy. </w:t>
      </w:r>
    </w:p>
    <w:p w14:paraId="0671EEAC" w14:textId="77777777" w:rsidR="00C80C6E" w:rsidRDefault="00C80C6E" w:rsidP="0023316B">
      <w:pPr>
        <w:spacing w:line="480" w:lineRule="auto"/>
      </w:pPr>
    </w:p>
    <w:p w14:paraId="357486A1" w14:textId="213837B6" w:rsidR="00AD6657" w:rsidRDefault="001577D1" w:rsidP="0023316B">
      <w:pPr>
        <w:spacing w:line="480" w:lineRule="auto"/>
        <w:rPr>
          <w:ins w:id="222" w:author="Prouty, Cody S." w:date="2022-05-30T11:29:00Z"/>
        </w:rPr>
      </w:pPr>
      <w:r>
        <w:t xml:space="preserve">From our experiment, our alternative hypothesis was </w:t>
      </w:r>
      <w:del w:id="223" w:author="Prouty, Cody S." w:date="2022-05-31T10:21:00Z">
        <w:r w:rsidDel="00346240">
          <w:delText xml:space="preserve">more strongly </w:delText>
        </w:r>
      </w:del>
      <w:r>
        <w:t xml:space="preserve">supported. PSP consumption gradually increased throughout days 5-10 but peaked at day 20 – well after workers are serving as nurse bees. The pattern of PSP consumption varied from hive-to-hive, with one hive demonstrating a linear trend of PSP consumption increasing steadily throughout </w:t>
      </w:r>
      <w:r w:rsidR="008B4C1E">
        <w:t>worker age</w:t>
      </w:r>
      <w:r>
        <w:t>.</w:t>
      </w:r>
      <w:r w:rsidR="00917971">
        <w:t xml:space="preserve"> </w:t>
      </w:r>
      <w:commentRangeStart w:id="224"/>
      <w:r w:rsidR="00917971">
        <w:t>Although temperature and humidity were incorporated in our final model based on averaged model estimates, visual assessments revealed these variables had a weak effect on our system overall. Rainfall and radiation</w:t>
      </w:r>
      <w:r w:rsidR="008B4C1E">
        <w:t xml:space="preserve"> </w:t>
      </w:r>
      <w:r w:rsidR="00917971">
        <w:t>demonstrated a very minimal, if any, effect on</w:t>
      </w:r>
      <w:r w:rsidR="008B4C1E">
        <w:t xml:space="preserve"> PSP consumption patterns</w:t>
      </w:r>
      <w:r w:rsidR="00EB6F4B">
        <w:t xml:space="preserve"> in our system</w:t>
      </w:r>
      <w:r w:rsidR="008B4C1E">
        <w:t>.</w:t>
      </w:r>
      <w:r w:rsidR="00EB6F4B">
        <w:t xml:space="preserve"> </w:t>
      </w:r>
      <w:commentRangeEnd w:id="224"/>
      <w:r w:rsidR="00917971">
        <w:rPr>
          <w:rStyle w:val="CommentReference"/>
        </w:rPr>
        <w:commentReference w:id="224"/>
      </w:r>
      <w:r w:rsidR="00EB6F4B">
        <w:t>Across seasons or a longer experimental period patterns of environmental covariates and PSP consumption may emerge.</w:t>
      </w:r>
      <w:r w:rsidR="008B4C1E">
        <w:t xml:space="preserve"> H</w:t>
      </w:r>
      <w:r>
        <w:t xml:space="preserve">ive variation </w:t>
      </w:r>
      <w:r w:rsidR="008B4C1E">
        <w:t xml:space="preserve">and the lack of environmental covariate influence </w:t>
      </w:r>
      <w:r>
        <w:t xml:space="preserve">suggests PSP consumption is dependent on </w:t>
      </w:r>
      <w:r w:rsidR="008B4C1E">
        <w:t xml:space="preserve">internal </w:t>
      </w:r>
      <w:r>
        <w:t>colony need</w:t>
      </w:r>
      <w:r w:rsidR="008B4C1E">
        <w:t>s</w:t>
      </w:r>
      <w:r>
        <w:t xml:space="preserve">, such as existing resources, cohorts of workers, and amount of developing brood. We suggest the absence of peak PSP consumption at the age of nursing workers means PSPs are not treated like bee-collected pollen. Therefore, using PSPs to supplement colony protein requirements may be futile. Future research is needed to investigate other forms of pollen supplementation to assist beekeepers in treating colony </w:t>
      </w:r>
      <w:r w:rsidR="008B4C1E">
        <w:t>nutrient</w:t>
      </w:r>
      <w:r>
        <w:t xml:space="preserve"> deficiencies. </w:t>
      </w:r>
    </w:p>
    <w:p w14:paraId="0E58E057" w14:textId="77777777" w:rsidR="001F2E44" w:rsidRPr="00500111" w:rsidRDefault="001F2E44" w:rsidP="0023316B">
      <w:pPr>
        <w:spacing w:line="480" w:lineRule="auto"/>
      </w:pPr>
    </w:p>
    <w:p w14:paraId="42F71E56" w14:textId="77777777" w:rsidR="0026017B" w:rsidRDefault="0026017B" w:rsidP="0026017B">
      <w:pPr>
        <w:spacing w:line="480" w:lineRule="auto"/>
        <w:rPr>
          <w:b/>
          <w:bCs/>
          <w:i/>
          <w:iCs/>
        </w:rPr>
      </w:pPr>
      <w:r>
        <w:rPr>
          <w:b/>
          <w:bCs/>
          <w:i/>
          <w:iCs/>
        </w:rPr>
        <w:t>References</w:t>
      </w:r>
    </w:p>
    <w:p w14:paraId="1D53A016" w14:textId="77777777" w:rsidR="0026017B" w:rsidRDefault="0026017B" w:rsidP="00ED7A98">
      <w:pPr>
        <w:pStyle w:val="Bibliography"/>
        <w:spacing w:line="480" w:lineRule="auto"/>
        <w:rPr>
          <w:color w:val="000000"/>
        </w:rPr>
      </w:pPr>
      <w:r>
        <w:rPr>
          <w:b/>
          <w:bCs/>
          <w:color w:val="000000"/>
        </w:rPr>
        <w:t xml:space="preserve"> </w:t>
      </w:r>
      <w:r w:rsidRPr="00C231B5">
        <w:rPr>
          <w:b/>
          <w:bCs/>
          <w:color w:val="000000"/>
        </w:rPr>
        <w:t>Akaike, H.</w:t>
      </w:r>
      <w:r w:rsidRPr="00C231B5">
        <w:rPr>
          <w:color w:val="000000"/>
        </w:rPr>
        <w:t xml:space="preserve"> </w:t>
      </w:r>
      <w:r w:rsidRPr="00C231B5">
        <w:rPr>
          <w:b/>
          <w:bCs/>
          <w:color w:val="000000"/>
        </w:rPr>
        <w:t>1998</w:t>
      </w:r>
      <w:r w:rsidRPr="00C231B5">
        <w:rPr>
          <w:color w:val="000000"/>
        </w:rPr>
        <w:t xml:space="preserve">. Information Theory and an Extension of the Maximum Likelihood Principle, pp. 199–213. </w:t>
      </w:r>
      <w:r w:rsidRPr="00C231B5">
        <w:rPr>
          <w:i/>
          <w:iCs/>
          <w:color w:val="000000"/>
        </w:rPr>
        <w:t>In</w:t>
      </w:r>
      <w:r w:rsidRPr="00C231B5">
        <w:rPr>
          <w:color w:val="000000"/>
        </w:rPr>
        <w:t xml:space="preserve"> </w:t>
      </w:r>
      <w:proofErr w:type="spellStart"/>
      <w:r w:rsidRPr="00C231B5">
        <w:rPr>
          <w:color w:val="000000"/>
        </w:rPr>
        <w:t>Parzen</w:t>
      </w:r>
      <w:proofErr w:type="spellEnd"/>
      <w:r w:rsidRPr="00C231B5">
        <w:rPr>
          <w:color w:val="000000"/>
        </w:rPr>
        <w:t xml:space="preserve">, E., Tanabe, K., Kitagawa, G. (eds.), Selected Papers of </w:t>
      </w:r>
      <w:proofErr w:type="spellStart"/>
      <w:r w:rsidRPr="00C231B5">
        <w:rPr>
          <w:color w:val="000000"/>
        </w:rPr>
        <w:t>Hirotugu</w:t>
      </w:r>
      <w:proofErr w:type="spellEnd"/>
      <w:r w:rsidRPr="00C231B5">
        <w:rPr>
          <w:color w:val="000000"/>
        </w:rPr>
        <w:t xml:space="preserve"> Akaike, Springer Series in Statistics. Springer New York, New York, NY.</w:t>
      </w:r>
    </w:p>
    <w:p w14:paraId="2C31337A" w14:textId="77777777" w:rsidR="0026017B" w:rsidRDefault="0026017B" w:rsidP="00ED7A98">
      <w:pPr>
        <w:pStyle w:val="Bibliography"/>
        <w:spacing w:line="480" w:lineRule="auto"/>
      </w:pPr>
      <w:proofErr w:type="spellStart"/>
      <w:r w:rsidRPr="008F41AA">
        <w:rPr>
          <w:b/>
          <w:bCs/>
        </w:rPr>
        <w:lastRenderedPageBreak/>
        <w:t>Bartoń</w:t>
      </w:r>
      <w:proofErr w:type="spellEnd"/>
      <w:r w:rsidRPr="008F41AA">
        <w:rPr>
          <w:b/>
          <w:bCs/>
        </w:rPr>
        <w:t>, K. 2022</w:t>
      </w:r>
      <w:r>
        <w:t xml:space="preserve">. </w:t>
      </w:r>
      <w:proofErr w:type="spellStart"/>
      <w:r>
        <w:t>MuMIn</w:t>
      </w:r>
      <w:proofErr w:type="spellEnd"/>
      <w:r>
        <w:t xml:space="preserve">: Multi-Model Inference. R package version 1.46.0. </w:t>
      </w:r>
      <w:r w:rsidRPr="008F41AA">
        <w:t>https://CRAN.R-project.org/package=MuMIn</w:t>
      </w:r>
    </w:p>
    <w:p w14:paraId="76908DBC" w14:textId="77777777" w:rsidR="0026017B" w:rsidRPr="008F41AA" w:rsidRDefault="0026017B" w:rsidP="00ED7A98">
      <w:pPr>
        <w:pStyle w:val="Bibliography"/>
        <w:spacing w:line="480" w:lineRule="auto"/>
        <w:rPr>
          <w:color w:val="000000"/>
        </w:rPr>
      </w:pPr>
      <w:r w:rsidRPr="008F41AA">
        <w:rPr>
          <w:b/>
          <w:bCs/>
        </w:rPr>
        <w:t xml:space="preserve">Brooks, M. E., K. Kristensen, K. J. van </w:t>
      </w:r>
      <w:proofErr w:type="spellStart"/>
      <w:r w:rsidRPr="008F41AA">
        <w:rPr>
          <w:b/>
          <w:bCs/>
        </w:rPr>
        <w:t>Benthem</w:t>
      </w:r>
      <w:proofErr w:type="spellEnd"/>
      <w:r w:rsidRPr="008F41AA">
        <w:rPr>
          <w:b/>
          <w:bCs/>
        </w:rPr>
        <w:t>, A. Magnusson, C.</w:t>
      </w:r>
      <w:r>
        <w:rPr>
          <w:b/>
          <w:bCs/>
        </w:rPr>
        <w:t xml:space="preserve"> </w:t>
      </w:r>
      <w:r w:rsidRPr="008F41AA">
        <w:rPr>
          <w:b/>
          <w:bCs/>
        </w:rPr>
        <w:t xml:space="preserve">W. Berg, A. </w:t>
      </w:r>
      <w:r w:rsidRPr="00D41D97">
        <w:rPr>
          <w:b/>
          <w:bCs/>
        </w:rPr>
        <w:t>Nielsen</w:t>
      </w:r>
      <w:r>
        <w:t>,</w:t>
      </w:r>
      <w:r w:rsidRPr="008F41AA">
        <w:rPr>
          <w:b/>
          <w:bCs/>
        </w:rPr>
        <w:t xml:space="preserve"> H. J. </w:t>
      </w:r>
      <w:proofErr w:type="spellStart"/>
      <w:r w:rsidRPr="008F41AA">
        <w:rPr>
          <w:b/>
          <w:bCs/>
        </w:rPr>
        <w:t>Skaug</w:t>
      </w:r>
      <w:proofErr w:type="spellEnd"/>
      <w:r w:rsidRPr="008F41AA">
        <w:rPr>
          <w:b/>
          <w:bCs/>
        </w:rPr>
        <w:t xml:space="preserve">, M. </w:t>
      </w:r>
      <w:proofErr w:type="spellStart"/>
      <w:r w:rsidRPr="008F41AA">
        <w:rPr>
          <w:b/>
          <w:bCs/>
        </w:rPr>
        <w:t>Maechler</w:t>
      </w:r>
      <w:proofErr w:type="spellEnd"/>
      <w:r w:rsidRPr="008F41AA">
        <w:rPr>
          <w:b/>
          <w:bCs/>
        </w:rPr>
        <w:t xml:space="preserve"> and B. M. </w:t>
      </w:r>
      <w:proofErr w:type="spellStart"/>
      <w:r w:rsidRPr="008F41AA">
        <w:rPr>
          <w:b/>
          <w:bCs/>
        </w:rPr>
        <w:t>Bolker</w:t>
      </w:r>
      <w:proofErr w:type="spellEnd"/>
      <w:r w:rsidRPr="008F41AA">
        <w:rPr>
          <w:b/>
          <w:bCs/>
        </w:rPr>
        <w:t>. 2017.</w:t>
      </w:r>
      <w:r>
        <w:t xml:space="preserve"> </w:t>
      </w:r>
      <w:proofErr w:type="spellStart"/>
      <w:r>
        <w:t>glmmTMB</w:t>
      </w:r>
      <w:proofErr w:type="spellEnd"/>
      <w:r>
        <w:t xml:space="preserve"> Balances Speed and Flexibility Among Packages for Zero-inflated Generalized Linear Mixed Modeling. The R Journal, 9(2), 378-400.</w:t>
      </w:r>
    </w:p>
    <w:p w14:paraId="229A4AE7" w14:textId="47B36072" w:rsidR="0026017B" w:rsidRDefault="0026017B" w:rsidP="00ED7A98">
      <w:pPr>
        <w:pStyle w:val="Bibliography"/>
        <w:spacing w:line="480" w:lineRule="auto"/>
        <w:rPr>
          <w:color w:val="000000"/>
        </w:rPr>
      </w:pPr>
      <w:r w:rsidRPr="00C231B5">
        <w:rPr>
          <w:b/>
          <w:bCs/>
          <w:color w:val="000000"/>
        </w:rPr>
        <w:t>Burnham, K. P., and D. R. Anderson</w:t>
      </w:r>
      <w:r w:rsidRPr="00C231B5">
        <w:rPr>
          <w:color w:val="000000"/>
        </w:rPr>
        <w:t xml:space="preserve">. </w:t>
      </w:r>
      <w:r w:rsidRPr="00C231B5">
        <w:rPr>
          <w:b/>
          <w:bCs/>
          <w:color w:val="000000"/>
        </w:rPr>
        <w:t>2004</w:t>
      </w:r>
      <w:r w:rsidRPr="00C231B5">
        <w:rPr>
          <w:color w:val="000000"/>
        </w:rPr>
        <w:t xml:space="preserve">. </w:t>
      </w:r>
      <w:proofErr w:type="spellStart"/>
      <w:r w:rsidRPr="00C231B5">
        <w:rPr>
          <w:color w:val="000000"/>
        </w:rPr>
        <w:t>Multimodel</w:t>
      </w:r>
      <w:proofErr w:type="spellEnd"/>
      <w:r w:rsidRPr="00C231B5">
        <w:rPr>
          <w:color w:val="000000"/>
        </w:rPr>
        <w:t xml:space="preserve"> Inference: Understanding AIC and BIC in Model Selection. Sociological Methods &amp; Research. 33: 261–304.</w:t>
      </w:r>
    </w:p>
    <w:p w14:paraId="4787C6B6" w14:textId="2AD4889E" w:rsidR="00ED7A98" w:rsidRPr="00ED7A98" w:rsidRDefault="00ED7A98" w:rsidP="00ED7A98">
      <w:pPr>
        <w:pStyle w:val="Bibliography"/>
        <w:spacing w:line="480" w:lineRule="auto"/>
        <w:rPr>
          <w:color w:val="000000"/>
        </w:rPr>
      </w:pPr>
      <w:r w:rsidRPr="00EC35C9">
        <w:rPr>
          <w:b/>
          <w:bCs/>
          <w:color w:val="000000"/>
        </w:rPr>
        <w:t>Clarke, D., and D. Robert</w:t>
      </w:r>
      <w:r w:rsidRPr="00EC35C9">
        <w:rPr>
          <w:color w:val="000000"/>
        </w:rPr>
        <w:t xml:space="preserve">. </w:t>
      </w:r>
      <w:r w:rsidRPr="00EC35C9">
        <w:rPr>
          <w:b/>
          <w:bCs/>
          <w:color w:val="000000"/>
        </w:rPr>
        <w:t>2018</w:t>
      </w:r>
      <w:r w:rsidRPr="00EC35C9">
        <w:rPr>
          <w:color w:val="000000"/>
        </w:rPr>
        <w:t xml:space="preserve">. Predictive modelling of </w:t>
      </w:r>
      <w:proofErr w:type="gramStart"/>
      <w:r w:rsidRPr="00EC35C9">
        <w:rPr>
          <w:color w:val="000000"/>
        </w:rPr>
        <w:t>honey bee</w:t>
      </w:r>
      <w:proofErr w:type="gramEnd"/>
      <w:r w:rsidRPr="00EC35C9">
        <w:rPr>
          <w:color w:val="000000"/>
        </w:rPr>
        <w:t xml:space="preserve"> foraging activity using local weather conditions. </w:t>
      </w:r>
      <w:proofErr w:type="spellStart"/>
      <w:r w:rsidRPr="00EC35C9">
        <w:rPr>
          <w:color w:val="000000"/>
        </w:rPr>
        <w:t>Apidologie</w:t>
      </w:r>
      <w:proofErr w:type="spellEnd"/>
      <w:r w:rsidRPr="00EC35C9">
        <w:rPr>
          <w:color w:val="000000"/>
        </w:rPr>
        <w:t>. 49: 386–396.</w:t>
      </w:r>
    </w:p>
    <w:p w14:paraId="14383F16" w14:textId="3891B891" w:rsidR="0026017B" w:rsidRDefault="0026017B" w:rsidP="00ED7A98">
      <w:pPr>
        <w:pStyle w:val="Bibliography"/>
        <w:spacing w:line="480" w:lineRule="auto"/>
        <w:rPr>
          <w:ins w:id="225" w:author="Prouty, Cody S." w:date="2022-05-30T09:49:00Z"/>
          <w:color w:val="000000"/>
        </w:rPr>
      </w:pPr>
      <w:proofErr w:type="spellStart"/>
      <w:r w:rsidRPr="00C231B5">
        <w:rPr>
          <w:b/>
          <w:bCs/>
          <w:color w:val="000000"/>
        </w:rPr>
        <w:t>Crailsheim</w:t>
      </w:r>
      <w:proofErr w:type="spellEnd"/>
      <w:r w:rsidRPr="00C231B5">
        <w:rPr>
          <w:b/>
          <w:bCs/>
          <w:color w:val="000000"/>
        </w:rPr>
        <w:t>, K.</w:t>
      </w:r>
      <w:r w:rsidRPr="00C231B5">
        <w:rPr>
          <w:color w:val="000000"/>
        </w:rPr>
        <w:t xml:space="preserve"> </w:t>
      </w:r>
      <w:r w:rsidRPr="00C231B5">
        <w:rPr>
          <w:b/>
          <w:bCs/>
          <w:color w:val="000000"/>
        </w:rPr>
        <w:t>1990</w:t>
      </w:r>
      <w:r w:rsidRPr="00C231B5">
        <w:rPr>
          <w:color w:val="000000"/>
        </w:rPr>
        <w:t xml:space="preserve">. The protein balance of the </w:t>
      </w:r>
      <w:proofErr w:type="gramStart"/>
      <w:r w:rsidRPr="00C231B5">
        <w:rPr>
          <w:color w:val="000000"/>
        </w:rPr>
        <w:t>honey bee</w:t>
      </w:r>
      <w:proofErr w:type="gramEnd"/>
      <w:r w:rsidRPr="00C231B5">
        <w:rPr>
          <w:color w:val="000000"/>
        </w:rPr>
        <w:t xml:space="preserve"> worker. </w:t>
      </w:r>
      <w:proofErr w:type="spellStart"/>
      <w:r w:rsidRPr="00C231B5">
        <w:rPr>
          <w:color w:val="000000"/>
        </w:rPr>
        <w:t>Apidologie</w:t>
      </w:r>
      <w:proofErr w:type="spellEnd"/>
      <w:r w:rsidRPr="00C231B5">
        <w:rPr>
          <w:color w:val="000000"/>
        </w:rPr>
        <w:t>. 21: 417–429.</w:t>
      </w:r>
    </w:p>
    <w:p w14:paraId="49625F7A" w14:textId="794A7690" w:rsidR="00977BD7" w:rsidRDefault="00977BD7">
      <w:pPr>
        <w:ind w:left="720" w:hanging="720"/>
        <w:rPr>
          <w:ins w:id="226" w:author="Prouty, Cody S." w:date="2022-05-30T09:50:00Z"/>
        </w:rPr>
        <w:pPrChange w:id="227" w:author="Prouty, Cody S." w:date="2022-05-30T09:51:00Z">
          <w:pPr/>
        </w:pPrChange>
      </w:pPr>
      <w:ins w:id="228" w:author="Prouty, Cody S." w:date="2022-05-30T09:50:00Z">
        <w:r w:rsidRPr="00977BD7">
          <w:rPr>
            <w:b/>
            <w:bCs/>
            <w:rPrChange w:id="229" w:author="Prouty, Cody S." w:date="2022-05-30T09:50:00Z">
              <w:rPr/>
            </w:rPrChange>
          </w:rPr>
          <w:t xml:space="preserve">European Food Safety Authority (EFSA), Ippolito, A., Aguila, M. D., </w:t>
        </w:r>
        <w:proofErr w:type="spellStart"/>
        <w:r w:rsidRPr="00977BD7">
          <w:rPr>
            <w:b/>
            <w:bCs/>
            <w:rPrChange w:id="230" w:author="Prouty, Cody S." w:date="2022-05-30T09:50:00Z">
              <w:rPr/>
            </w:rPrChange>
          </w:rPr>
          <w:t>Aiassa</w:t>
        </w:r>
        <w:proofErr w:type="spellEnd"/>
        <w:r w:rsidRPr="00977BD7">
          <w:rPr>
            <w:b/>
            <w:bCs/>
            <w:rPrChange w:id="231" w:author="Prouty, Cody S." w:date="2022-05-30T09:50:00Z">
              <w:rPr/>
            </w:rPrChange>
          </w:rPr>
          <w:t xml:space="preserve">, E., Guajardo, I. M., </w:t>
        </w:r>
        <w:proofErr w:type="spellStart"/>
        <w:r w:rsidRPr="00977BD7">
          <w:rPr>
            <w:b/>
            <w:bCs/>
            <w:rPrChange w:id="232" w:author="Prouty, Cody S." w:date="2022-05-30T09:50:00Z">
              <w:rPr/>
            </w:rPrChange>
          </w:rPr>
          <w:t>Neri</w:t>
        </w:r>
        <w:proofErr w:type="spellEnd"/>
        <w:r w:rsidRPr="00977BD7">
          <w:rPr>
            <w:b/>
            <w:bCs/>
            <w:rPrChange w:id="233" w:author="Prouty, Cody S." w:date="2022-05-30T09:50:00Z">
              <w:rPr/>
            </w:rPrChange>
          </w:rPr>
          <w:t xml:space="preserve">, F. M., ... &amp; </w:t>
        </w:r>
        <w:proofErr w:type="spellStart"/>
        <w:r w:rsidRPr="00977BD7">
          <w:rPr>
            <w:b/>
            <w:bCs/>
            <w:rPrChange w:id="234" w:author="Prouty, Cody S." w:date="2022-05-30T09:50:00Z">
              <w:rPr/>
            </w:rPrChange>
          </w:rPr>
          <w:t>Szentes</w:t>
        </w:r>
        <w:proofErr w:type="spellEnd"/>
        <w:r w:rsidRPr="00977BD7">
          <w:rPr>
            <w:b/>
            <w:bCs/>
            <w:rPrChange w:id="235" w:author="Prouty, Cody S." w:date="2022-05-30T09:50:00Z">
              <w:rPr/>
            </w:rPrChange>
          </w:rPr>
          <w:t>, C.</w:t>
        </w:r>
        <w:r w:rsidRPr="00977BD7">
          <w:t xml:space="preserve"> 2020. Review of the evidence on bee background mortality (Vol. 17, No. 7, p. 1880E).</w:t>
        </w:r>
      </w:ins>
    </w:p>
    <w:p w14:paraId="56DF5438" w14:textId="77777777" w:rsidR="00977BD7" w:rsidRPr="00977BD7" w:rsidRDefault="00977BD7">
      <w:pPr>
        <w:rPr>
          <w:rPrChange w:id="236" w:author="Prouty, Cody S." w:date="2022-05-30T09:49:00Z">
            <w:rPr>
              <w:color w:val="000000"/>
            </w:rPr>
          </w:rPrChange>
        </w:rPr>
        <w:pPrChange w:id="237" w:author="Prouty, Cody S." w:date="2022-05-30T09:49:00Z">
          <w:pPr>
            <w:pStyle w:val="Bibliography"/>
            <w:spacing w:line="480" w:lineRule="auto"/>
          </w:pPr>
        </w:pPrChange>
      </w:pPr>
    </w:p>
    <w:p w14:paraId="4CD8E730" w14:textId="5C531C07" w:rsidR="0026017B" w:rsidRDefault="0026017B" w:rsidP="00ED7A98">
      <w:pPr>
        <w:pStyle w:val="Bibliography"/>
        <w:spacing w:line="480" w:lineRule="auto"/>
        <w:rPr>
          <w:ins w:id="238" w:author="Prouty, Cody S." w:date="2022-05-30T09:50:00Z"/>
        </w:rPr>
      </w:pPr>
      <w:proofErr w:type="spellStart"/>
      <w:r w:rsidRPr="008F41AA">
        <w:rPr>
          <w:b/>
          <w:bCs/>
        </w:rPr>
        <w:t>Hartig</w:t>
      </w:r>
      <w:proofErr w:type="spellEnd"/>
      <w:r w:rsidRPr="008F41AA">
        <w:rPr>
          <w:b/>
          <w:bCs/>
        </w:rPr>
        <w:t>, F. 2022.</w:t>
      </w:r>
      <w:r>
        <w:t xml:space="preserve"> </w:t>
      </w:r>
      <w:proofErr w:type="spellStart"/>
      <w:r>
        <w:t>DHARMa</w:t>
      </w:r>
      <w:proofErr w:type="spellEnd"/>
      <w:r>
        <w:t xml:space="preserve">: Residual Diagnostics for Hierarchical (Multi-Level/Mixed) Regression Models. R package version 0.4.5. </w:t>
      </w:r>
      <w:ins w:id="239" w:author="Prouty, Cody S." w:date="2022-05-30T09:50:00Z">
        <w:r w:rsidR="00977BD7">
          <w:fldChar w:fldCharType="begin"/>
        </w:r>
        <w:r w:rsidR="00977BD7">
          <w:instrText xml:space="preserve"> HYPERLINK "</w:instrText>
        </w:r>
      </w:ins>
      <w:r w:rsidR="00977BD7" w:rsidRPr="008F41AA">
        <w:instrText>https://CRAN.R-project.org/package=DHARMa</w:instrText>
      </w:r>
      <w:ins w:id="240" w:author="Prouty, Cody S." w:date="2022-05-30T09:50:00Z">
        <w:r w:rsidR="00977BD7">
          <w:instrText xml:space="preserve">" </w:instrText>
        </w:r>
        <w:r w:rsidR="00977BD7">
          <w:fldChar w:fldCharType="separate"/>
        </w:r>
      </w:ins>
      <w:r w:rsidR="00977BD7" w:rsidRPr="00D4150A">
        <w:rPr>
          <w:rStyle w:val="Hyperlink"/>
        </w:rPr>
        <w:t>https://CRAN.R-project.org/package=DHARMa</w:t>
      </w:r>
      <w:ins w:id="241" w:author="Prouty, Cody S." w:date="2022-05-30T09:50:00Z">
        <w:r w:rsidR="00977BD7">
          <w:fldChar w:fldCharType="end"/>
        </w:r>
      </w:ins>
    </w:p>
    <w:p w14:paraId="75B6D0F3" w14:textId="63E5174F" w:rsidR="00977BD7" w:rsidRPr="00977BD7" w:rsidDel="00977BD7" w:rsidRDefault="00977BD7">
      <w:pPr>
        <w:rPr>
          <w:del w:id="242" w:author="Prouty, Cody S." w:date="2022-05-30T09:50:00Z"/>
        </w:rPr>
        <w:pPrChange w:id="243" w:author="Prouty, Cody S." w:date="2022-05-30T09:50:00Z">
          <w:pPr>
            <w:pStyle w:val="Bibliography"/>
            <w:spacing w:line="480" w:lineRule="auto"/>
          </w:pPr>
        </w:pPrChange>
      </w:pPr>
    </w:p>
    <w:p w14:paraId="00F6F6F4" w14:textId="0A33DAC9" w:rsidR="00ED7A98" w:rsidRPr="00ED7A98" w:rsidRDefault="00ED7A98" w:rsidP="00ED7A98">
      <w:pPr>
        <w:pStyle w:val="Bibliography"/>
        <w:spacing w:line="480" w:lineRule="auto"/>
        <w:rPr>
          <w:color w:val="000000"/>
        </w:rPr>
      </w:pPr>
      <w:proofErr w:type="spellStart"/>
      <w:r w:rsidRPr="00EC35C9">
        <w:rPr>
          <w:b/>
          <w:bCs/>
          <w:color w:val="000000"/>
        </w:rPr>
        <w:t>Grueber</w:t>
      </w:r>
      <w:proofErr w:type="spellEnd"/>
      <w:r w:rsidRPr="00EC35C9">
        <w:rPr>
          <w:b/>
          <w:bCs/>
          <w:color w:val="000000"/>
        </w:rPr>
        <w:t>, C. E., S. Nakagawa, R. J. Laws, and I. G. Jamieson</w:t>
      </w:r>
      <w:r w:rsidRPr="00EC35C9">
        <w:rPr>
          <w:color w:val="000000"/>
        </w:rPr>
        <w:t xml:space="preserve">. </w:t>
      </w:r>
      <w:r w:rsidRPr="00EC35C9">
        <w:rPr>
          <w:b/>
          <w:bCs/>
          <w:color w:val="000000"/>
        </w:rPr>
        <w:t>2011</w:t>
      </w:r>
      <w:r w:rsidRPr="00EC35C9">
        <w:rPr>
          <w:color w:val="000000"/>
        </w:rPr>
        <w:t xml:space="preserve">. </w:t>
      </w:r>
      <w:proofErr w:type="spellStart"/>
      <w:r w:rsidRPr="00EC35C9">
        <w:rPr>
          <w:color w:val="000000"/>
        </w:rPr>
        <w:t>Multimodel</w:t>
      </w:r>
      <w:proofErr w:type="spellEnd"/>
      <w:r w:rsidRPr="00EC35C9">
        <w:rPr>
          <w:color w:val="000000"/>
        </w:rPr>
        <w:t xml:space="preserve"> inference in ecology and evolution: challenges and solutions. Journal of Evolutionary Biology. 24: 699–711.</w:t>
      </w:r>
    </w:p>
    <w:p w14:paraId="3829FF1E" w14:textId="77777777" w:rsidR="0026017B" w:rsidRPr="008F41AA" w:rsidRDefault="0026017B" w:rsidP="00ED7A98">
      <w:pPr>
        <w:pStyle w:val="Bibliography"/>
        <w:spacing w:line="480" w:lineRule="auto"/>
      </w:pPr>
      <w:proofErr w:type="spellStart"/>
      <w:r w:rsidRPr="008F41AA">
        <w:rPr>
          <w:b/>
          <w:bCs/>
        </w:rPr>
        <w:t>Lenth</w:t>
      </w:r>
      <w:proofErr w:type="spellEnd"/>
      <w:r w:rsidRPr="008F41AA">
        <w:rPr>
          <w:b/>
          <w:bCs/>
        </w:rPr>
        <w:t>, R. V. 2022.</w:t>
      </w:r>
      <w:r>
        <w:t xml:space="preserve"> </w:t>
      </w:r>
      <w:proofErr w:type="spellStart"/>
      <w:r>
        <w:t>emmeans</w:t>
      </w:r>
      <w:proofErr w:type="spellEnd"/>
      <w:r>
        <w:t>: Estimated Marginal Means, aka Least-Squares Means. R package version 1.7.2. https://CRAN.R-project.org/package=emmeans</w:t>
      </w:r>
    </w:p>
    <w:p w14:paraId="3E2D0434" w14:textId="77777777" w:rsidR="0026017B" w:rsidRPr="00C231B5" w:rsidRDefault="0026017B" w:rsidP="00ED7A98">
      <w:pPr>
        <w:pStyle w:val="Bibliography"/>
        <w:spacing w:line="480" w:lineRule="auto"/>
        <w:rPr>
          <w:color w:val="000000"/>
        </w:rPr>
      </w:pPr>
      <w:proofErr w:type="spellStart"/>
      <w:r w:rsidRPr="00C231B5">
        <w:rPr>
          <w:b/>
          <w:bCs/>
        </w:rPr>
        <w:lastRenderedPageBreak/>
        <w:t>Noordyke</w:t>
      </w:r>
      <w:proofErr w:type="spellEnd"/>
      <w:r>
        <w:rPr>
          <w:b/>
          <w:bCs/>
        </w:rPr>
        <w:t>, E. R.</w:t>
      </w:r>
      <w:r w:rsidRPr="00C231B5">
        <w:rPr>
          <w:b/>
          <w:bCs/>
        </w:rPr>
        <w:t>, E</w:t>
      </w:r>
      <w:r>
        <w:rPr>
          <w:b/>
          <w:bCs/>
        </w:rPr>
        <w:t xml:space="preserve">. v. </w:t>
      </w:r>
      <w:r w:rsidRPr="00C231B5">
        <w:rPr>
          <w:b/>
          <w:bCs/>
        </w:rPr>
        <w:t>Santen, J</w:t>
      </w:r>
      <w:r>
        <w:rPr>
          <w:b/>
          <w:bCs/>
        </w:rPr>
        <w:t xml:space="preserve">. </w:t>
      </w:r>
      <w:r w:rsidRPr="00C231B5">
        <w:rPr>
          <w:b/>
          <w:bCs/>
        </w:rPr>
        <w:t>D</w:t>
      </w:r>
      <w:r>
        <w:rPr>
          <w:b/>
          <w:bCs/>
        </w:rPr>
        <w:t>.</w:t>
      </w:r>
      <w:r w:rsidRPr="00C231B5">
        <w:rPr>
          <w:b/>
          <w:bCs/>
        </w:rPr>
        <w:t xml:space="preserve"> Ellis</w:t>
      </w:r>
      <w:r>
        <w:t xml:space="preserve">. </w:t>
      </w:r>
      <w:r>
        <w:rPr>
          <w:b/>
          <w:bCs/>
        </w:rPr>
        <w:t>2021.</w:t>
      </w:r>
      <w:r w:rsidRPr="00C231B5">
        <w:t xml:space="preserve"> Tracing the Fate of Pollen Substitute Patties in Western </w:t>
      </w:r>
      <w:proofErr w:type="gramStart"/>
      <w:r w:rsidRPr="00C231B5">
        <w:t>Honey Bee</w:t>
      </w:r>
      <w:proofErr w:type="gramEnd"/>
      <w:r w:rsidRPr="00C231B5">
        <w:t xml:space="preserve"> (Hymenoptera: Apidae) Colonies</w:t>
      </w:r>
      <w:r>
        <w:t xml:space="preserve">. </w:t>
      </w:r>
      <w:r w:rsidRPr="00C231B5">
        <w:t>Journal of Economic Entomology</w:t>
      </w:r>
      <w:r>
        <w:t>. 114:4.</w:t>
      </w:r>
      <w:r w:rsidRPr="00C231B5">
        <w:t xml:space="preserve"> 1421–1430,</w:t>
      </w:r>
    </w:p>
    <w:p w14:paraId="600724B7" w14:textId="77777777" w:rsidR="0026017B" w:rsidRPr="00C231B5" w:rsidRDefault="0026017B" w:rsidP="00ED7A98">
      <w:pPr>
        <w:pStyle w:val="Bibliography"/>
        <w:spacing w:line="480" w:lineRule="auto"/>
        <w:rPr>
          <w:color w:val="000000"/>
        </w:rPr>
      </w:pPr>
      <w:r w:rsidRPr="00C231B5">
        <w:rPr>
          <w:b/>
          <w:bCs/>
          <w:color w:val="000000"/>
        </w:rPr>
        <w:t>Richards, S. A.</w:t>
      </w:r>
      <w:r w:rsidRPr="00C231B5">
        <w:rPr>
          <w:color w:val="000000"/>
        </w:rPr>
        <w:t xml:space="preserve"> </w:t>
      </w:r>
      <w:r w:rsidRPr="00C231B5">
        <w:rPr>
          <w:b/>
          <w:bCs/>
          <w:color w:val="000000"/>
        </w:rPr>
        <w:t>2005</w:t>
      </w:r>
      <w:r w:rsidRPr="00C231B5">
        <w:rPr>
          <w:color w:val="000000"/>
        </w:rPr>
        <w:t>. Testing ecological theory using the information-theoretic approach: examples and cautionary results. 86: 10.</w:t>
      </w:r>
    </w:p>
    <w:p w14:paraId="0D187AEB" w14:textId="77777777" w:rsidR="0026017B" w:rsidRDefault="0026017B" w:rsidP="00ED7A98">
      <w:pPr>
        <w:pStyle w:val="Bibliography"/>
        <w:spacing w:line="480" w:lineRule="auto"/>
        <w:rPr>
          <w:color w:val="000000"/>
        </w:rPr>
      </w:pPr>
      <w:r w:rsidRPr="00C231B5">
        <w:rPr>
          <w:b/>
          <w:bCs/>
          <w:color w:val="000000"/>
        </w:rPr>
        <w:t>Shan, G., H. Zhang, and T. Jiang</w:t>
      </w:r>
      <w:r w:rsidRPr="00C231B5">
        <w:rPr>
          <w:color w:val="000000"/>
        </w:rPr>
        <w:t xml:space="preserve">. </w:t>
      </w:r>
      <w:r w:rsidRPr="00C231B5">
        <w:rPr>
          <w:b/>
          <w:bCs/>
          <w:color w:val="000000"/>
        </w:rPr>
        <w:t>2020</w:t>
      </w:r>
      <w:r w:rsidRPr="00C231B5">
        <w:rPr>
          <w:color w:val="000000"/>
        </w:rPr>
        <w:t xml:space="preserve">. Correlation Coefficients for a Study with Repeated Measures. </w:t>
      </w:r>
      <w:proofErr w:type="spellStart"/>
      <w:r w:rsidRPr="00C231B5">
        <w:rPr>
          <w:color w:val="000000"/>
        </w:rPr>
        <w:t>Comput</w:t>
      </w:r>
      <w:proofErr w:type="spellEnd"/>
      <w:r w:rsidRPr="00C231B5">
        <w:rPr>
          <w:color w:val="000000"/>
        </w:rPr>
        <w:t xml:space="preserve"> Math Methods Med. 2020: 7398324.</w:t>
      </w:r>
    </w:p>
    <w:p w14:paraId="7F303533" w14:textId="59E91349" w:rsidR="0026017B" w:rsidRDefault="0026017B" w:rsidP="00ED7A98">
      <w:pPr>
        <w:pStyle w:val="Bibliography"/>
        <w:spacing w:line="480" w:lineRule="auto"/>
        <w:rPr>
          <w:color w:val="000000"/>
        </w:rPr>
      </w:pPr>
      <w:r w:rsidRPr="008F41AA">
        <w:rPr>
          <w:b/>
          <w:bCs/>
          <w:color w:val="000000"/>
        </w:rPr>
        <w:t xml:space="preserve">Symonds, M. R. E., and A. </w:t>
      </w:r>
      <w:proofErr w:type="spellStart"/>
      <w:r w:rsidRPr="008F41AA">
        <w:rPr>
          <w:b/>
          <w:bCs/>
          <w:color w:val="000000"/>
        </w:rPr>
        <w:t>Moussalli</w:t>
      </w:r>
      <w:proofErr w:type="spellEnd"/>
      <w:r w:rsidRPr="008F41AA">
        <w:rPr>
          <w:color w:val="000000"/>
        </w:rPr>
        <w:t xml:space="preserve">. </w:t>
      </w:r>
      <w:r w:rsidRPr="008F41AA">
        <w:rPr>
          <w:b/>
          <w:bCs/>
          <w:color w:val="000000"/>
        </w:rPr>
        <w:t>2011</w:t>
      </w:r>
      <w:r w:rsidRPr="008F41AA">
        <w:rPr>
          <w:color w:val="000000"/>
        </w:rPr>
        <w:t xml:space="preserve">. A brief guide to model selection, </w:t>
      </w:r>
      <w:proofErr w:type="spellStart"/>
      <w:r w:rsidRPr="008F41AA">
        <w:rPr>
          <w:color w:val="000000"/>
        </w:rPr>
        <w:t>multimodel</w:t>
      </w:r>
      <w:proofErr w:type="spellEnd"/>
      <w:r w:rsidRPr="008F41AA">
        <w:rPr>
          <w:color w:val="000000"/>
        </w:rPr>
        <w:t xml:space="preserve"> inference and model averaging in </w:t>
      </w:r>
      <w:proofErr w:type="spellStart"/>
      <w:r w:rsidRPr="008F41AA">
        <w:rPr>
          <w:color w:val="000000"/>
        </w:rPr>
        <w:t>behavioural</w:t>
      </w:r>
      <w:proofErr w:type="spellEnd"/>
      <w:r w:rsidRPr="008F41AA">
        <w:rPr>
          <w:color w:val="000000"/>
        </w:rPr>
        <w:t xml:space="preserve"> ecology using Akaike’s information criterion. </w:t>
      </w:r>
      <w:proofErr w:type="spellStart"/>
      <w:r w:rsidRPr="008F41AA">
        <w:rPr>
          <w:color w:val="000000"/>
        </w:rPr>
        <w:t>Behav</w:t>
      </w:r>
      <w:proofErr w:type="spellEnd"/>
      <w:r w:rsidRPr="008F41AA">
        <w:rPr>
          <w:color w:val="000000"/>
        </w:rPr>
        <w:t xml:space="preserve"> </w:t>
      </w:r>
      <w:proofErr w:type="spellStart"/>
      <w:r w:rsidRPr="008F41AA">
        <w:rPr>
          <w:color w:val="000000"/>
        </w:rPr>
        <w:t>Ecol</w:t>
      </w:r>
      <w:proofErr w:type="spellEnd"/>
      <w:r w:rsidRPr="008F41AA">
        <w:rPr>
          <w:color w:val="000000"/>
        </w:rPr>
        <w:t xml:space="preserve"> </w:t>
      </w:r>
      <w:proofErr w:type="spellStart"/>
      <w:r w:rsidRPr="008F41AA">
        <w:rPr>
          <w:color w:val="000000"/>
        </w:rPr>
        <w:t>Sociobiol</w:t>
      </w:r>
      <w:proofErr w:type="spellEnd"/>
      <w:r w:rsidRPr="008F41AA">
        <w:rPr>
          <w:color w:val="000000"/>
        </w:rPr>
        <w:t>. 65: 13–21.</w:t>
      </w:r>
    </w:p>
    <w:p w14:paraId="5D95CD75" w14:textId="1BF54A46" w:rsidR="00ED7A98" w:rsidRPr="00ED7A98" w:rsidRDefault="00ED7A98" w:rsidP="00ED7A98">
      <w:pPr>
        <w:pStyle w:val="Bibliography"/>
        <w:spacing w:line="480" w:lineRule="auto"/>
        <w:rPr>
          <w:color w:val="000000"/>
        </w:rPr>
      </w:pPr>
      <w:proofErr w:type="spellStart"/>
      <w:r w:rsidRPr="00EC35C9">
        <w:rPr>
          <w:b/>
          <w:bCs/>
          <w:color w:val="000000"/>
        </w:rPr>
        <w:t>Tredennick</w:t>
      </w:r>
      <w:proofErr w:type="spellEnd"/>
      <w:r w:rsidRPr="00EC35C9">
        <w:rPr>
          <w:b/>
          <w:bCs/>
          <w:color w:val="000000"/>
        </w:rPr>
        <w:t xml:space="preserve">, A. T., G. Hooker, S. P. </w:t>
      </w:r>
      <w:proofErr w:type="spellStart"/>
      <w:r w:rsidRPr="00EC35C9">
        <w:rPr>
          <w:b/>
          <w:bCs/>
          <w:color w:val="000000"/>
        </w:rPr>
        <w:t>Ellner</w:t>
      </w:r>
      <w:proofErr w:type="spellEnd"/>
      <w:r w:rsidRPr="00EC35C9">
        <w:rPr>
          <w:b/>
          <w:bCs/>
          <w:color w:val="000000"/>
        </w:rPr>
        <w:t>, and P. B. Adler</w:t>
      </w:r>
      <w:r w:rsidRPr="00EC35C9">
        <w:rPr>
          <w:color w:val="000000"/>
        </w:rPr>
        <w:t xml:space="preserve">. </w:t>
      </w:r>
      <w:r w:rsidRPr="00EC35C9">
        <w:rPr>
          <w:b/>
          <w:bCs/>
          <w:color w:val="000000"/>
        </w:rPr>
        <w:t>2021</w:t>
      </w:r>
      <w:r w:rsidRPr="00EC35C9">
        <w:rPr>
          <w:color w:val="000000"/>
        </w:rPr>
        <w:t>. A practical guide to selecting models for exploration, inference, and prediction in ecology. Ecology. 102: e03336.</w:t>
      </w:r>
    </w:p>
    <w:p w14:paraId="35A111FE" w14:textId="77777777" w:rsidR="00EC35C9" w:rsidRPr="00EC35C9" w:rsidRDefault="00EC35C9" w:rsidP="00ED7A98">
      <w:pPr>
        <w:pStyle w:val="Bibliography"/>
        <w:spacing w:line="480" w:lineRule="auto"/>
        <w:rPr>
          <w:color w:val="000000"/>
        </w:rPr>
      </w:pPr>
      <w:r w:rsidRPr="00EC35C9">
        <w:rPr>
          <w:b/>
          <w:bCs/>
          <w:color w:val="000000"/>
        </w:rPr>
        <w:t xml:space="preserve">Wang, X., H. Liu, X. Li, Y. Song, L. Chen, and L. </w:t>
      </w:r>
      <w:proofErr w:type="spellStart"/>
      <w:r w:rsidRPr="00EC35C9">
        <w:rPr>
          <w:b/>
          <w:bCs/>
          <w:color w:val="000000"/>
        </w:rPr>
        <w:t>Jin</w:t>
      </w:r>
      <w:proofErr w:type="spellEnd"/>
      <w:r w:rsidRPr="00EC35C9">
        <w:rPr>
          <w:color w:val="000000"/>
        </w:rPr>
        <w:t xml:space="preserve">. </w:t>
      </w:r>
      <w:r w:rsidRPr="00EC35C9">
        <w:rPr>
          <w:b/>
          <w:bCs/>
          <w:color w:val="000000"/>
        </w:rPr>
        <w:t>2009</w:t>
      </w:r>
      <w:r w:rsidRPr="00EC35C9">
        <w:rPr>
          <w:color w:val="000000"/>
        </w:rPr>
        <w:t>. Correlations Between Environmental Factors and Wild Bee Behavior on Alfalfa (</w:t>
      </w:r>
      <w:r w:rsidRPr="00ED7A98">
        <w:rPr>
          <w:i/>
          <w:iCs/>
          <w:color w:val="000000"/>
        </w:rPr>
        <w:t>Medicago sativa</w:t>
      </w:r>
      <w:r w:rsidRPr="00EC35C9">
        <w:rPr>
          <w:color w:val="000000"/>
        </w:rPr>
        <w:t>) in Northwestern China. Environmental Entomology. 38: 1480–1484.</w:t>
      </w:r>
    </w:p>
    <w:p w14:paraId="4B2893CD" w14:textId="27BB0FAE" w:rsidR="00A75E6F" w:rsidRPr="0026017B" w:rsidRDefault="00A75E6F" w:rsidP="0023316B">
      <w:pPr>
        <w:spacing w:line="480" w:lineRule="auto"/>
        <w:rPr>
          <w:b/>
          <w:bCs/>
        </w:rPr>
      </w:pPr>
    </w:p>
    <w:p w14:paraId="3CAB6A20" w14:textId="6FDC5EDB" w:rsidR="00A75E6F" w:rsidRDefault="00A75E6F" w:rsidP="0023316B">
      <w:pPr>
        <w:spacing w:line="480" w:lineRule="auto"/>
        <w:rPr>
          <w:b/>
          <w:bCs/>
          <w:i/>
          <w:iCs/>
        </w:rPr>
      </w:pPr>
    </w:p>
    <w:p w14:paraId="742FE5ED" w14:textId="213A2A3D" w:rsidR="00A75E6F" w:rsidRDefault="00A75E6F" w:rsidP="0023316B">
      <w:pPr>
        <w:spacing w:line="480" w:lineRule="auto"/>
        <w:rPr>
          <w:b/>
          <w:bCs/>
          <w:i/>
          <w:iCs/>
        </w:rPr>
      </w:pPr>
    </w:p>
    <w:p w14:paraId="4F73307D" w14:textId="66AA0AFF" w:rsidR="00A75E6F" w:rsidRDefault="00A75E6F" w:rsidP="0023316B">
      <w:pPr>
        <w:spacing w:line="480" w:lineRule="auto"/>
        <w:rPr>
          <w:b/>
          <w:bCs/>
          <w:i/>
          <w:iCs/>
        </w:rPr>
      </w:pPr>
    </w:p>
    <w:p w14:paraId="2474C369" w14:textId="1AF6FFB6" w:rsidR="00A75E6F" w:rsidRDefault="00A75E6F" w:rsidP="0023316B">
      <w:pPr>
        <w:spacing w:line="480" w:lineRule="auto"/>
        <w:rPr>
          <w:b/>
          <w:bCs/>
          <w:i/>
          <w:iCs/>
        </w:rPr>
      </w:pPr>
    </w:p>
    <w:p w14:paraId="10BCB3F9" w14:textId="75C7A7B5" w:rsidR="00A75E6F" w:rsidRDefault="00A75E6F" w:rsidP="0023316B">
      <w:pPr>
        <w:spacing w:line="480" w:lineRule="auto"/>
        <w:rPr>
          <w:b/>
          <w:bCs/>
          <w:i/>
          <w:iCs/>
        </w:rPr>
      </w:pPr>
    </w:p>
    <w:p w14:paraId="115FD080" w14:textId="77777777" w:rsidR="00A75E6F" w:rsidRPr="004E712D" w:rsidRDefault="00A75E6F" w:rsidP="0023316B">
      <w:pPr>
        <w:spacing w:line="480" w:lineRule="auto"/>
        <w:rPr>
          <w:b/>
          <w:bCs/>
          <w:i/>
          <w:iCs/>
        </w:rPr>
      </w:pPr>
    </w:p>
    <w:p w14:paraId="378533FA" w14:textId="61E218DB" w:rsidR="00C231B5" w:rsidRPr="00016E75" w:rsidRDefault="004E712D" w:rsidP="0023316B">
      <w:pPr>
        <w:spacing w:line="480" w:lineRule="auto"/>
        <w:rPr>
          <w:b/>
          <w:bCs/>
          <w:i/>
          <w:iCs/>
        </w:rPr>
      </w:pPr>
      <w:r w:rsidRPr="004E712D">
        <w:rPr>
          <w:b/>
          <w:bCs/>
          <w:i/>
          <w:iCs/>
        </w:rPr>
        <w:lastRenderedPageBreak/>
        <w:t xml:space="preserve">Figures and </w:t>
      </w:r>
      <w:r w:rsidR="00BD2B66">
        <w:rPr>
          <w:b/>
          <w:bCs/>
          <w:i/>
          <w:iCs/>
        </w:rPr>
        <w:t>t</w:t>
      </w:r>
      <w:r w:rsidRPr="004E712D">
        <w:rPr>
          <w:b/>
          <w:bCs/>
          <w:i/>
          <w:iCs/>
        </w:rPr>
        <w:t>ables</w:t>
      </w:r>
    </w:p>
    <w:p w14:paraId="14B2A53A" w14:textId="0082B31A" w:rsidR="001A531D" w:rsidRDefault="001A531D" w:rsidP="001A531D">
      <w:pPr>
        <w:spacing w:line="480" w:lineRule="auto"/>
      </w:pPr>
      <w:r>
        <w:t xml:space="preserve">Table 1. </w:t>
      </w:r>
      <w:r w:rsidR="00016E75">
        <w:t>Evaluation of tw</w:t>
      </w:r>
      <w:r w:rsidR="00F1484E">
        <w:t>enty</w:t>
      </w:r>
      <w:r w:rsidR="00016E75">
        <w:t xml:space="preserve"> candidate model</w:t>
      </w:r>
      <w:r w:rsidR="008B4C1E">
        <w:t>s</w:t>
      </w:r>
      <w:r w:rsidR="00016E75">
        <w:t xml:space="preserve"> </w:t>
      </w:r>
      <w:r w:rsidR="00A75E6F">
        <w:t xml:space="preserve">for dye presence in workers </w:t>
      </w:r>
      <w:r w:rsidR="00016E75">
        <w:t xml:space="preserve">with variable fixed effect predictor variables and random effect structure via corrected </w:t>
      </w:r>
      <w:r w:rsidR="00016E75" w:rsidRPr="00286233">
        <w:t>Akaike’s Information Criterion</w:t>
      </w:r>
      <w:r w:rsidR="00016E75">
        <w:t xml:space="preserve"> (</w:t>
      </w:r>
      <w:proofErr w:type="spellStart"/>
      <w:r w:rsidR="00016E75">
        <w:t>AICc</w:t>
      </w:r>
      <w:proofErr w:type="spellEnd"/>
      <w:r w:rsidR="00016E75">
        <w:t>).</w:t>
      </w:r>
    </w:p>
    <w:tbl>
      <w:tblPr>
        <w:tblStyle w:val="TableGrid"/>
        <w:tblW w:w="9990" w:type="dxa"/>
        <w:jc w:val="center"/>
        <w:tblLook w:val="04A0" w:firstRow="1" w:lastRow="0" w:firstColumn="1" w:lastColumn="0" w:noHBand="0" w:noVBand="1"/>
        <w:tblPrChange w:id="244" w:author="Prouty, Cody S." w:date="2022-05-31T09:55:00Z">
          <w:tblPr>
            <w:tblStyle w:val="TableGrid"/>
            <w:tblW w:w="9990" w:type="dxa"/>
            <w:jc w:val="center"/>
            <w:tblLook w:val="04A0" w:firstRow="1" w:lastRow="0" w:firstColumn="1" w:lastColumn="0" w:noHBand="0" w:noVBand="1"/>
          </w:tblPr>
        </w:tblPrChange>
      </w:tblPr>
      <w:tblGrid>
        <w:gridCol w:w="535"/>
        <w:gridCol w:w="2250"/>
        <w:gridCol w:w="1800"/>
        <w:gridCol w:w="900"/>
        <w:gridCol w:w="1530"/>
        <w:gridCol w:w="1350"/>
        <w:gridCol w:w="1625"/>
        <w:tblGridChange w:id="245">
          <w:tblGrid>
            <w:gridCol w:w="535"/>
            <w:gridCol w:w="2250"/>
            <w:gridCol w:w="1800"/>
            <w:gridCol w:w="900"/>
            <w:gridCol w:w="1530"/>
            <w:gridCol w:w="1350"/>
            <w:gridCol w:w="1625"/>
          </w:tblGrid>
        </w:tblGridChange>
      </w:tblGrid>
      <w:tr w:rsidR="001A531D" w14:paraId="210B2A36" w14:textId="5261BC12" w:rsidTr="005225E3">
        <w:trPr>
          <w:trHeight w:val="576"/>
          <w:jc w:val="center"/>
          <w:trPrChange w:id="246" w:author="Prouty, Cody S." w:date="2022-05-31T09:55:00Z">
            <w:trPr>
              <w:trHeight w:val="576"/>
              <w:jc w:val="center"/>
            </w:trPr>
          </w:trPrChange>
        </w:trPr>
        <w:tc>
          <w:tcPr>
            <w:tcW w:w="535" w:type="dxa"/>
            <w:tcBorders>
              <w:top w:val="nil"/>
              <w:left w:val="nil"/>
              <w:bottom w:val="single" w:sz="4" w:space="0" w:color="auto"/>
            </w:tcBorders>
            <w:vAlign w:val="center"/>
            <w:tcPrChange w:id="247" w:author="Prouty, Cody S." w:date="2022-05-31T09:55:00Z">
              <w:tcPr>
                <w:tcW w:w="535" w:type="dxa"/>
                <w:tcBorders>
                  <w:top w:val="nil"/>
                  <w:left w:val="nil"/>
                </w:tcBorders>
                <w:vAlign w:val="center"/>
              </w:tcPr>
            </w:tcPrChange>
          </w:tcPr>
          <w:p w14:paraId="5289BEEF" w14:textId="77777777" w:rsidR="001A531D" w:rsidRDefault="001A531D" w:rsidP="001A531D">
            <w:pPr>
              <w:spacing w:line="276" w:lineRule="auto"/>
              <w:jc w:val="center"/>
              <w:rPr>
                <w:b/>
                <w:bCs/>
              </w:rPr>
            </w:pPr>
          </w:p>
        </w:tc>
        <w:tc>
          <w:tcPr>
            <w:tcW w:w="2250" w:type="dxa"/>
            <w:tcBorders>
              <w:top w:val="nil"/>
              <w:bottom w:val="single" w:sz="4" w:space="0" w:color="auto"/>
            </w:tcBorders>
            <w:vAlign w:val="center"/>
            <w:tcPrChange w:id="248" w:author="Prouty, Cody S." w:date="2022-05-31T09:55:00Z">
              <w:tcPr>
                <w:tcW w:w="2250" w:type="dxa"/>
                <w:vAlign w:val="center"/>
              </w:tcPr>
            </w:tcPrChange>
          </w:tcPr>
          <w:p w14:paraId="24796270" w14:textId="5472C8AF" w:rsidR="001A531D" w:rsidRPr="003F28A0" w:rsidRDefault="001A531D" w:rsidP="001A531D">
            <w:pPr>
              <w:spacing w:line="276" w:lineRule="auto"/>
              <w:jc w:val="center"/>
              <w:rPr>
                <w:b/>
                <w:bCs/>
              </w:rPr>
            </w:pPr>
            <w:r>
              <w:rPr>
                <w:b/>
                <w:bCs/>
              </w:rPr>
              <w:t>Candidate Models</w:t>
            </w:r>
          </w:p>
        </w:tc>
        <w:tc>
          <w:tcPr>
            <w:tcW w:w="1800" w:type="dxa"/>
            <w:tcBorders>
              <w:top w:val="nil"/>
              <w:bottom w:val="single" w:sz="4" w:space="0" w:color="auto"/>
            </w:tcBorders>
            <w:vAlign w:val="center"/>
            <w:tcPrChange w:id="249" w:author="Prouty, Cody S." w:date="2022-05-31T09:55:00Z">
              <w:tcPr>
                <w:tcW w:w="1800" w:type="dxa"/>
                <w:vAlign w:val="center"/>
              </w:tcPr>
            </w:tcPrChange>
          </w:tcPr>
          <w:p w14:paraId="5FC21749" w14:textId="3503B09C" w:rsidR="001A531D" w:rsidRPr="003F28A0" w:rsidRDefault="001A531D" w:rsidP="001A531D">
            <w:pPr>
              <w:spacing w:line="276" w:lineRule="auto"/>
              <w:jc w:val="center"/>
              <w:rPr>
                <w:b/>
                <w:bCs/>
              </w:rPr>
            </w:pPr>
            <w:r>
              <w:rPr>
                <w:b/>
                <w:bCs/>
              </w:rPr>
              <w:t>Random effect</w:t>
            </w:r>
          </w:p>
        </w:tc>
        <w:tc>
          <w:tcPr>
            <w:tcW w:w="900" w:type="dxa"/>
            <w:tcBorders>
              <w:top w:val="nil"/>
              <w:bottom w:val="single" w:sz="4" w:space="0" w:color="auto"/>
            </w:tcBorders>
            <w:vAlign w:val="center"/>
            <w:tcPrChange w:id="250" w:author="Prouty, Cody S." w:date="2022-05-31T09:55:00Z">
              <w:tcPr>
                <w:tcW w:w="900" w:type="dxa"/>
                <w:vAlign w:val="center"/>
              </w:tcPr>
            </w:tcPrChange>
          </w:tcPr>
          <w:p w14:paraId="36E8C638" w14:textId="31EF6D57" w:rsidR="001A531D" w:rsidRDefault="001A531D" w:rsidP="001A531D">
            <w:pPr>
              <w:spacing w:line="276" w:lineRule="auto"/>
              <w:jc w:val="center"/>
              <w:rPr>
                <w:b/>
                <w:bCs/>
              </w:rPr>
            </w:pPr>
            <w:proofErr w:type="spellStart"/>
            <w:r>
              <w:rPr>
                <w:b/>
                <w:bCs/>
              </w:rPr>
              <w:t>df</w:t>
            </w:r>
            <w:proofErr w:type="spellEnd"/>
          </w:p>
        </w:tc>
        <w:tc>
          <w:tcPr>
            <w:tcW w:w="1530" w:type="dxa"/>
            <w:tcBorders>
              <w:top w:val="nil"/>
              <w:bottom w:val="single" w:sz="4" w:space="0" w:color="auto"/>
            </w:tcBorders>
            <w:vAlign w:val="center"/>
            <w:tcPrChange w:id="251" w:author="Prouty, Cody S." w:date="2022-05-31T09:55:00Z">
              <w:tcPr>
                <w:tcW w:w="1530" w:type="dxa"/>
                <w:vAlign w:val="center"/>
              </w:tcPr>
            </w:tcPrChange>
          </w:tcPr>
          <w:p w14:paraId="340438FE" w14:textId="522CE04D" w:rsidR="001A531D" w:rsidRPr="003F28A0" w:rsidRDefault="001A531D" w:rsidP="001A531D">
            <w:pPr>
              <w:spacing w:line="276" w:lineRule="auto"/>
              <w:jc w:val="center"/>
              <w:rPr>
                <w:b/>
                <w:bCs/>
              </w:rPr>
            </w:pPr>
            <w:proofErr w:type="spellStart"/>
            <w:r>
              <w:rPr>
                <w:b/>
                <w:bCs/>
              </w:rPr>
              <w:t>AICc</w:t>
            </w:r>
            <w:proofErr w:type="spellEnd"/>
          </w:p>
        </w:tc>
        <w:tc>
          <w:tcPr>
            <w:tcW w:w="1350" w:type="dxa"/>
            <w:tcBorders>
              <w:top w:val="nil"/>
              <w:bottom w:val="single" w:sz="4" w:space="0" w:color="auto"/>
            </w:tcBorders>
            <w:vAlign w:val="center"/>
            <w:tcPrChange w:id="252" w:author="Prouty, Cody S." w:date="2022-05-31T09:55:00Z">
              <w:tcPr>
                <w:tcW w:w="1350" w:type="dxa"/>
                <w:vAlign w:val="center"/>
              </w:tcPr>
            </w:tcPrChange>
          </w:tcPr>
          <w:p w14:paraId="19DF475B" w14:textId="52AA36B6" w:rsidR="001A531D" w:rsidRPr="001A531D" w:rsidRDefault="001A531D" w:rsidP="001A531D">
            <w:pPr>
              <w:spacing w:line="276" w:lineRule="auto"/>
              <w:jc w:val="center"/>
              <w:rPr>
                <w:rFonts w:eastAsia="Cambria Math"/>
                <w:b/>
                <w:bCs/>
                <w:i/>
                <w:iCs/>
                <w:vertAlign w:val="subscript"/>
                <w:lang w:eastAsia="ja-JP"/>
              </w:rPr>
            </w:pPr>
            <m:oMath>
              <m:r>
                <m:rPr>
                  <m:sty m:val="bi"/>
                </m:rPr>
                <w:rPr>
                  <w:rFonts w:ascii="Cambria Math" w:eastAsia="Cambria Math" w:hAnsi="Cambria Math"/>
                  <w:lang w:eastAsia="ja-JP"/>
                </w:rPr>
                <m:t>∆</m:t>
              </m:r>
            </m:oMath>
            <w:r w:rsidRPr="001A531D">
              <w:rPr>
                <w:rFonts w:eastAsia="Cambria Math"/>
                <w:b/>
                <w:bCs/>
                <w:i/>
                <w:iCs/>
                <w:vertAlign w:val="subscript"/>
                <w:lang w:eastAsia="ja-JP"/>
              </w:rPr>
              <w:t>i</w:t>
            </w:r>
          </w:p>
        </w:tc>
        <w:tc>
          <w:tcPr>
            <w:tcW w:w="1625" w:type="dxa"/>
            <w:tcBorders>
              <w:top w:val="nil"/>
              <w:bottom w:val="single" w:sz="4" w:space="0" w:color="auto"/>
              <w:right w:val="nil"/>
            </w:tcBorders>
            <w:vAlign w:val="center"/>
            <w:tcPrChange w:id="253" w:author="Prouty, Cody S." w:date="2022-05-31T09:55:00Z">
              <w:tcPr>
                <w:tcW w:w="1625" w:type="dxa"/>
                <w:vAlign w:val="center"/>
              </w:tcPr>
            </w:tcPrChange>
          </w:tcPr>
          <w:p w14:paraId="0A78E1E6" w14:textId="5713543F" w:rsidR="001A531D" w:rsidRPr="001A531D" w:rsidRDefault="001A531D" w:rsidP="001A531D">
            <w:pPr>
              <w:spacing w:line="276" w:lineRule="auto"/>
              <w:jc w:val="center"/>
              <w:rPr>
                <w:b/>
                <w:bCs/>
              </w:rPr>
            </w:pPr>
            <w:proofErr w:type="spellStart"/>
            <w:r w:rsidRPr="001A531D">
              <w:rPr>
                <w:b/>
                <w:bCs/>
              </w:rPr>
              <w:t>AIC</w:t>
            </w:r>
            <w:r>
              <w:rPr>
                <w:b/>
                <w:bCs/>
              </w:rPr>
              <w:t>c</w:t>
            </w:r>
            <w:proofErr w:type="spellEnd"/>
            <w:r>
              <w:rPr>
                <w:b/>
                <w:bCs/>
              </w:rPr>
              <w:t xml:space="preserve"> weight</w:t>
            </w:r>
          </w:p>
        </w:tc>
      </w:tr>
      <w:tr w:rsidR="001A531D" w14:paraId="69D294A9" w14:textId="5A7EE27C" w:rsidTr="005225E3">
        <w:trPr>
          <w:trHeight w:val="576"/>
          <w:jc w:val="center"/>
          <w:trPrChange w:id="254" w:author="Prouty, Cody S." w:date="2022-05-31T09:55:00Z">
            <w:trPr>
              <w:trHeight w:val="576"/>
              <w:jc w:val="center"/>
            </w:trPr>
          </w:trPrChange>
        </w:trPr>
        <w:tc>
          <w:tcPr>
            <w:tcW w:w="535" w:type="dxa"/>
            <w:tcBorders>
              <w:top w:val="single" w:sz="4" w:space="0" w:color="auto"/>
              <w:left w:val="nil"/>
              <w:bottom w:val="nil"/>
            </w:tcBorders>
            <w:vAlign w:val="center"/>
            <w:tcPrChange w:id="255" w:author="Prouty, Cody S." w:date="2022-05-31T09:55:00Z">
              <w:tcPr>
                <w:tcW w:w="535" w:type="dxa"/>
                <w:vAlign w:val="center"/>
              </w:tcPr>
            </w:tcPrChange>
          </w:tcPr>
          <w:p w14:paraId="785965F5" w14:textId="450D0172" w:rsidR="001A531D" w:rsidRPr="00A75E6F" w:rsidRDefault="001A531D" w:rsidP="001A531D">
            <w:pPr>
              <w:spacing w:line="276" w:lineRule="auto"/>
              <w:jc w:val="center"/>
            </w:pPr>
            <w:r w:rsidRPr="00A75E6F">
              <w:t>1</w:t>
            </w:r>
          </w:p>
        </w:tc>
        <w:tc>
          <w:tcPr>
            <w:tcW w:w="2250" w:type="dxa"/>
            <w:tcBorders>
              <w:top w:val="single" w:sz="4" w:space="0" w:color="auto"/>
              <w:bottom w:val="nil"/>
            </w:tcBorders>
            <w:vAlign w:val="center"/>
            <w:tcPrChange w:id="256" w:author="Prouty, Cody S." w:date="2022-05-31T09:55:00Z">
              <w:tcPr>
                <w:tcW w:w="2250" w:type="dxa"/>
                <w:vAlign w:val="center"/>
              </w:tcPr>
            </w:tcPrChange>
          </w:tcPr>
          <w:p w14:paraId="445F2D76" w14:textId="12A81170" w:rsidR="00056E3B" w:rsidRPr="00A75E6F" w:rsidRDefault="00056E3B" w:rsidP="00056E3B">
            <w:pPr>
              <w:spacing w:line="276" w:lineRule="auto"/>
              <w:jc w:val="center"/>
            </w:pPr>
            <w:r w:rsidRPr="00A75E6F">
              <w:t>A+A</w:t>
            </w:r>
            <w:r w:rsidRPr="00A75E6F">
              <w:rPr>
                <w:vertAlign w:val="superscript"/>
              </w:rPr>
              <w:t xml:space="preserve">2 </w:t>
            </w:r>
            <w:r w:rsidRPr="00A75E6F">
              <w:t>+</w:t>
            </w:r>
            <w:r w:rsidR="001B74C7" w:rsidRPr="00A75E6F">
              <w:t>T+H</w:t>
            </w:r>
          </w:p>
        </w:tc>
        <w:tc>
          <w:tcPr>
            <w:tcW w:w="1800" w:type="dxa"/>
            <w:tcBorders>
              <w:top w:val="single" w:sz="4" w:space="0" w:color="auto"/>
              <w:bottom w:val="nil"/>
            </w:tcBorders>
            <w:vAlign w:val="center"/>
            <w:tcPrChange w:id="257" w:author="Prouty, Cody S." w:date="2022-05-31T09:55:00Z">
              <w:tcPr>
                <w:tcW w:w="1800" w:type="dxa"/>
                <w:vAlign w:val="center"/>
              </w:tcPr>
            </w:tcPrChange>
          </w:tcPr>
          <w:p w14:paraId="125FEB86" w14:textId="1D1031AC" w:rsidR="001A531D" w:rsidRPr="00A75E6F" w:rsidRDefault="00056E3B" w:rsidP="001A531D">
            <w:pPr>
              <w:spacing w:line="276" w:lineRule="auto"/>
              <w:jc w:val="center"/>
            </w:pPr>
            <w:r w:rsidRPr="00A75E6F">
              <w:t>A | H</w:t>
            </w:r>
          </w:p>
        </w:tc>
        <w:tc>
          <w:tcPr>
            <w:tcW w:w="900" w:type="dxa"/>
            <w:tcBorders>
              <w:top w:val="single" w:sz="4" w:space="0" w:color="auto"/>
              <w:bottom w:val="nil"/>
            </w:tcBorders>
            <w:vAlign w:val="center"/>
            <w:tcPrChange w:id="258" w:author="Prouty, Cody S." w:date="2022-05-31T09:55:00Z">
              <w:tcPr>
                <w:tcW w:w="900" w:type="dxa"/>
                <w:vAlign w:val="center"/>
              </w:tcPr>
            </w:tcPrChange>
          </w:tcPr>
          <w:p w14:paraId="4A7232ED" w14:textId="54B1AA10" w:rsidR="001A531D" w:rsidRPr="00A75E6F" w:rsidRDefault="00650940" w:rsidP="001A531D">
            <w:pPr>
              <w:spacing w:line="276" w:lineRule="auto"/>
              <w:jc w:val="center"/>
            </w:pPr>
            <w:r w:rsidRPr="00A75E6F">
              <w:t>7</w:t>
            </w:r>
          </w:p>
        </w:tc>
        <w:tc>
          <w:tcPr>
            <w:tcW w:w="1530" w:type="dxa"/>
            <w:tcBorders>
              <w:top w:val="single" w:sz="4" w:space="0" w:color="auto"/>
              <w:bottom w:val="nil"/>
            </w:tcBorders>
            <w:vAlign w:val="center"/>
            <w:tcPrChange w:id="259" w:author="Prouty, Cody S." w:date="2022-05-31T09:55:00Z">
              <w:tcPr>
                <w:tcW w:w="1530" w:type="dxa"/>
                <w:vAlign w:val="center"/>
              </w:tcPr>
            </w:tcPrChange>
          </w:tcPr>
          <w:p w14:paraId="04DB3D7D" w14:textId="6A69AF33" w:rsidR="001A531D" w:rsidRPr="00A75E6F" w:rsidRDefault="00650940" w:rsidP="001A531D">
            <w:pPr>
              <w:spacing w:line="276" w:lineRule="auto"/>
              <w:jc w:val="center"/>
            </w:pPr>
            <w:r w:rsidRPr="00A75E6F">
              <w:t>3343.0</w:t>
            </w:r>
          </w:p>
        </w:tc>
        <w:tc>
          <w:tcPr>
            <w:tcW w:w="1350" w:type="dxa"/>
            <w:tcBorders>
              <w:top w:val="single" w:sz="4" w:space="0" w:color="auto"/>
              <w:bottom w:val="nil"/>
            </w:tcBorders>
            <w:vAlign w:val="center"/>
            <w:tcPrChange w:id="260" w:author="Prouty, Cody S." w:date="2022-05-31T09:55:00Z">
              <w:tcPr>
                <w:tcW w:w="1350" w:type="dxa"/>
                <w:vAlign w:val="center"/>
              </w:tcPr>
            </w:tcPrChange>
          </w:tcPr>
          <w:p w14:paraId="7E136C39" w14:textId="0A6F9703" w:rsidR="001A531D" w:rsidRPr="00A75E6F" w:rsidRDefault="00650940" w:rsidP="001A531D">
            <w:pPr>
              <w:spacing w:line="276" w:lineRule="auto"/>
              <w:jc w:val="center"/>
            </w:pPr>
            <w:r w:rsidRPr="00A75E6F">
              <w:t>0.00</w:t>
            </w:r>
          </w:p>
        </w:tc>
        <w:tc>
          <w:tcPr>
            <w:tcW w:w="1625" w:type="dxa"/>
            <w:tcBorders>
              <w:top w:val="single" w:sz="4" w:space="0" w:color="auto"/>
              <w:bottom w:val="nil"/>
              <w:right w:val="nil"/>
            </w:tcBorders>
            <w:vAlign w:val="center"/>
            <w:tcPrChange w:id="261" w:author="Prouty, Cody S." w:date="2022-05-31T09:55:00Z">
              <w:tcPr>
                <w:tcW w:w="1625" w:type="dxa"/>
                <w:vAlign w:val="center"/>
              </w:tcPr>
            </w:tcPrChange>
          </w:tcPr>
          <w:p w14:paraId="50C39626" w14:textId="40813A1A" w:rsidR="001A531D" w:rsidRPr="00A75E6F" w:rsidRDefault="00650940" w:rsidP="001A531D">
            <w:pPr>
              <w:spacing w:line="276" w:lineRule="auto"/>
              <w:jc w:val="center"/>
            </w:pPr>
            <w:r w:rsidRPr="00A75E6F">
              <w:t>0.279</w:t>
            </w:r>
          </w:p>
        </w:tc>
      </w:tr>
      <w:tr w:rsidR="001A531D" w14:paraId="593A7727" w14:textId="7A64073E" w:rsidTr="005225E3">
        <w:trPr>
          <w:trHeight w:val="576"/>
          <w:jc w:val="center"/>
          <w:trPrChange w:id="262" w:author="Prouty, Cody S." w:date="2022-05-31T09:55:00Z">
            <w:trPr>
              <w:trHeight w:val="576"/>
              <w:jc w:val="center"/>
            </w:trPr>
          </w:trPrChange>
        </w:trPr>
        <w:tc>
          <w:tcPr>
            <w:tcW w:w="535" w:type="dxa"/>
            <w:tcBorders>
              <w:top w:val="nil"/>
              <w:left w:val="nil"/>
              <w:bottom w:val="nil"/>
            </w:tcBorders>
            <w:vAlign w:val="center"/>
            <w:tcPrChange w:id="263" w:author="Prouty, Cody S." w:date="2022-05-31T09:55:00Z">
              <w:tcPr>
                <w:tcW w:w="535" w:type="dxa"/>
                <w:vAlign w:val="center"/>
              </w:tcPr>
            </w:tcPrChange>
          </w:tcPr>
          <w:p w14:paraId="36F580A8" w14:textId="1EFD4CA1" w:rsidR="001A531D" w:rsidRPr="00A75E6F" w:rsidRDefault="001A531D" w:rsidP="001A531D">
            <w:pPr>
              <w:spacing w:line="276" w:lineRule="auto"/>
              <w:jc w:val="center"/>
            </w:pPr>
            <w:r w:rsidRPr="00A75E6F">
              <w:t>2</w:t>
            </w:r>
          </w:p>
        </w:tc>
        <w:tc>
          <w:tcPr>
            <w:tcW w:w="2250" w:type="dxa"/>
            <w:tcBorders>
              <w:top w:val="nil"/>
              <w:bottom w:val="nil"/>
            </w:tcBorders>
            <w:vAlign w:val="center"/>
            <w:tcPrChange w:id="264" w:author="Prouty, Cody S." w:date="2022-05-31T09:55:00Z">
              <w:tcPr>
                <w:tcW w:w="2250" w:type="dxa"/>
                <w:vAlign w:val="center"/>
              </w:tcPr>
            </w:tcPrChange>
          </w:tcPr>
          <w:p w14:paraId="4E9E16B2" w14:textId="41CF582C" w:rsidR="001A531D" w:rsidRPr="00A75E6F" w:rsidRDefault="001B74C7" w:rsidP="001A531D">
            <w:pPr>
              <w:spacing w:line="276" w:lineRule="auto"/>
              <w:jc w:val="center"/>
            </w:pPr>
            <w:r w:rsidRPr="00A75E6F">
              <w:t>A+A</w:t>
            </w:r>
            <w:r w:rsidRPr="00A75E6F">
              <w:rPr>
                <w:vertAlign w:val="superscript"/>
              </w:rPr>
              <w:t xml:space="preserve">2 </w:t>
            </w:r>
            <w:r w:rsidRPr="00A75E6F">
              <w:t>+T+RF+</w:t>
            </w:r>
            <w:r w:rsidR="00650940" w:rsidRPr="00A75E6F">
              <w:t>H</w:t>
            </w:r>
          </w:p>
        </w:tc>
        <w:tc>
          <w:tcPr>
            <w:tcW w:w="1800" w:type="dxa"/>
            <w:tcBorders>
              <w:top w:val="nil"/>
              <w:bottom w:val="nil"/>
            </w:tcBorders>
            <w:vAlign w:val="center"/>
            <w:tcPrChange w:id="265" w:author="Prouty, Cody S." w:date="2022-05-31T09:55:00Z">
              <w:tcPr>
                <w:tcW w:w="1800" w:type="dxa"/>
                <w:vAlign w:val="center"/>
              </w:tcPr>
            </w:tcPrChange>
          </w:tcPr>
          <w:p w14:paraId="21D99BCF" w14:textId="48AEE71A" w:rsidR="001A531D" w:rsidRPr="00A75E6F" w:rsidRDefault="00056E3B" w:rsidP="001A531D">
            <w:pPr>
              <w:spacing w:line="276" w:lineRule="auto"/>
              <w:jc w:val="center"/>
            </w:pPr>
            <w:r w:rsidRPr="00A75E6F">
              <w:t>A | H</w:t>
            </w:r>
          </w:p>
        </w:tc>
        <w:tc>
          <w:tcPr>
            <w:tcW w:w="900" w:type="dxa"/>
            <w:tcBorders>
              <w:top w:val="nil"/>
              <w:bottom w:val="nil"/>
            </w:tcBorders>
            <w:vAlign w:val="center"/>
            <w:tcPrChange w:id="266" w:author="Prouty, Cody S." w:date="2022-05-31T09:55:00Z">
              <w:tcPr>
                <w:tcW w:w="900" w:type="dxa"/>
                <w:vAlign w:val="center"/>
              </w:tcPr>
            </w:tcPrChange>
          </w:tcPr>
          <w:p w14:paraId="3B06E9A5" w14:textId="4A7664BA" w:rsidR="001A531D" w:rsidRPr="00A75E6F" w:rsidRDefault="00650940" w:rsidP="001A531D">
            <w:pPr>
              <w:spacing w:line="276" w:lineRule="auto"/>
              <w:jc w:val="center"/>
            </w:pPr>
            <w:r w:rsidRPr="00A75E6F">
              <w:t>8</w:t>
            </w:r>
          </w:p>
        </w:tc>
        <w:tc>
          <w:tcPr>
            <w:tcW w:w="1530" w:type="dxa"/>
            <w:tcBorders>
              <w:top w:val="nil"/>
              <w:bottom w:val="nil"/>
            </w:tcBorders>
            <w:vAlign w:val="center"/>
            <w:tcPrChange w:id="267" w:author="Prouty, Cody S." w:date="2022-05-31T09:55:00Z">
              <w:tcPr>
                <w:tcW w:w="1530" w:type="dxa"/>
                <w:vAlign w:val="center"/>
              </w:tcPr>
            </w:tcPrChange>
          </w:tcPr>
          <w:p w14:paraId="343B1251" w14:textId="1633FF76" w:rsidR="001A531D" w:rsidRPr="00A75E6F" w:rsidRDefault="00650940" w:rsidP="001A531D">
            <w:pPr>
              <w:spacing w:line="276" w:lineRule="auto"/>
              <w:jc w:val="center"/>
            </w:pPr>
            <w:r w:rsidRPr="00A75E6F">
              <w:t>3343.5</w:t>
            </w:r>
          </w:p>
        </w:tc>
        <w:tc>
          <w:tcPr>
            <w:tcW w:w="1350" w:type="dxa"/>
            <w:tcBorders>
              <w:top w:val="nil"/>
              <w:bottom w:val="nil"/>
            </w:tcBorders>
            <w:vAlign w:val="center"/>
            <w:tcPrChange w:id="268" w:author="Prouty, Cody S." w:date="2022-05-31T09:55:00Z">
              <w:tcPr>
                <w:tcW w:w="1350" w:type="dxa"/>
                <w:vAlign w:val="center"/>
              </w:tcPr>
            </w:tcPrChange>
          </w:tcPr>
          <w:p w14:paraId="099DAB4C" w14:textId="744D096A" w:rsidR="001A531D" w:rsidRPr="00A75E6F" w:rsidRDefault="00650940" w:rsidP="001A531D">
            <w:pPr>
              <w:spacing w:line="276" w:lineRule="auto"/>
              <w:jc w:val="center"/>
            </w:pPr>
            <w:r w:rsidRPr="00A75E6F">
              <w:t>0.55</w:t>
            </w:r>
          </w:p>
        </w:tc>
        <w:tc>
          <w:tcPr>
            <w:tcW w:w="1625" w:type="dxa"/>
            <w:tcBorders>
              <w:top w:val="nil"/>
              <w:bottom w:val="nil"/>
              <w:right w:val="nil"/>
            </w:tcBorders>
            <w:vAlign w:val="center"/>
            <w:tcPrChange w:id="269" w:author="Prouty, Cody S." w:date="2022-05-31T09:55:00Z">
              <w:tcPr>
                <w:tcW w:w="1625" w:type="dxa"/>
                <w:vAlign w:val="center"/>
              </w:tcPr>
            </w:tcPrChange>
          </w:tcPr>
          <w:p w14:paraId="6A76D4C0" w14:textId="6242E606" w:rsidR="001A531D" w:rsidRPr="00A75E6F" w:rsidRDefault="00650940" w:rsidP="001A531D">
            <w:pPr>
              <w:spacing w:line="276" w:lineRule="auto"/>
              <w:jc w:val="center"/>
            </w:pPr>
            <w:r w:rsidRPr="00A75E6F">
              <w:t>0.212</w:t>
            </w:r>
          </w:p>
        </w:tc>
      </w:tr>
      <w:tr w:rsidR="00650940" w14:paraId="5EF438E1" w14:textId="6BCCB412" w:rsidTr="005225E3">
        <w:trPr>
          <w:trHeight w:val="576"/>
          <w:jc w:val="center"/>
          <w:trPrChange w:id="270" w:author="Prouty, Cody S." w:date="2022-05-31T09:55:00Z">
            <w:trPr>
              <w:trHeight w:val="576"/>
              <w:jc w:val="center"/>
            </w:trPr>
          </w:trPrChange>
        </w:trPr>
        <w:tc>
          <w:tcPr>
            <w:tcW w:w="535" w:type="dxa"/>
            <w:tcBorders>
              <w:top w:val="nil"/>
              <w:left w:val="nil"/>
              <w:bottom w:val="nil"/>
            </w:tcBorders>
            <w:vAlign w:val="center"/>
            <w:tcPrChange w:id="271" w:author="Prouty, Cody S." w:date="2022-05-31T09:55:00Z">
              <w:tcPr>
                <w:tcW w:w="535" w:type="dxa"/>
                <w:vAlign w:val="center"/>
              </w:tcPr>
            </w:tcPrChange>
          </w:tcPr>
          <w:p w14:paraId="00B426C0" w14:textId="76718AA3" w:rsidR="00650940" w:rsidRPr="00A75E6F" w:rsidRDefault="00650940" w:rsidP="00650940">
            <w:pPr>
              <w:spacing w:line="276" w:lineRule="auto"/>
              <w:jc w:val="center"/>
            </w:pPr>
            <w:r w:rsidRPr="00A75E6F">
              <w:t>3</w:t>
            </w:r>
          </w:p>
        </w:tc>
        <w:tc>
          <w:tcPr>
            <w:tcW w:w="2250" w:type="dxa"/>
            <w:tcBorders>
              <w:top w:val="nil"/>
              <w:bottom w:val="nil"/>
            </w:tcBorders>
            <w:vAlign w:val="center"/>
            <w:tcPrChange w:id="272" w:author="Prouty, Cody S." w:date="2022-05-31T09:55:00Z">
              <w:tcPr>
                <w:tcW w:w="2250" w:type="dxa"/>
                <w:vAlign w:val="center"/>
              </w:tcPr>
            </w:tcPrChange>
          </w:tcPr>
          <w:p w14:paraId="32FA092E" w14:textId="7930BA70" w:rsidR="00650940" w:rsidRPr="00A75E6F" w:rsidRDefault="00650940" w:rsidP="00650940">
            <w:pPr>
              <w:spacing w:line="276" w:lineRule="auto"/>
              <w:jc w:val="center"/>
            </w:pPr>
            <w:r w:rsidRPr="00A75E6F">
              <w:t>A+A</w:t>
            </w:r>
            <w:r w:rsidRPr="00A75E6F">
              <w:rPr>
                <w:vertAlign w:val="superscript"/>
              </w:rPr>
              <w:t xml:space="preserve">2 </w:t>
            </w:r>
            <w:r w:rsidRPr="00A75E6F">
              <w:t>+T+R+H</w:t>
            </w:r>
          </w:p>
        </w:tc>
        <w:tc>
          <w:tcPr>
            <w:tcW w:w="1800" w:type="dxa"/>
            <w:tcBorders>
              <w:top w:val="nil"/>
              <w:bottom w:val="nil"/>
            </w:tcBorders>
            <w:vAlign w:val="center"/>
            <w:tcPrChange w:id="273" w:author="Prouty, Cody S." w:date="2022-05-31T09:55:00Z">
              <w:tcPr>
                <w:tcW w:w="1800" w:type="dxa"/>
                <w:vAlign w:val="center"/>
              </w:tcPr>
            </w:tcPrChange>
          </w:tcPr>
          <w:p w14:paraId="3D3F06C6" w14:textId="5F5A520C" w:rsidR="00650940" w:rsidRPr="00A75E6F" w:rsidRDefault="00650940" w:rsidP="00650940">
            <w:pPr>
              <w:spacing w:line="276" w:lineRule="auto"/>
              <w:jc w:val="center"/>
            </w:pPr>
            <w:r w:rsidRPr="00A75E6F">
              <w:t>A | H</w:t>
            </w:r>
          </w:p>
        </w:tc>
        <w:tc>
          <w:tcPr>
            <w:tcW w:w="900" w:type="dxa"/>
            <w:tcBorders>
              <w:top w:val="nil"/>
              <w:bottom w:val="nil"/>
            </w:tcBorders>
            <w:vAlign w:val="center"/>
            <w:tcPrChange w:id="274" w:author="Prouty, Cody S." w:date="2022-05-31T09:55:00Z">
              <w:tcPr>
                <w:tcW w:w="900" w:type="dxa"/>
                <w:vAlign w:val="center"/>
              </w:tcPr>
            </w:tcPrChange>
          </w:tcPr>
          <w:p w14:paraId="5238234E" w14:textId="5D6D54F8" w:rsidR="00650940" w:rsidRPr="00A75E6F" w:rsidRDefault="00650940" w:rsidP="00650940">
            <w:pPr>
              <w:spacing w:line="276" w:lineRule="auto"/>
              <w:jc w:val="center"/>
            </w:pPr>
            <w:r w:rsidRPr="00A75E6F">
              <w:t>8</w:t>
            </w:r>
          </w:p>
        </w:tc>
        <w:tc>
          <w:tcPr>
            <w:tcW w:w="1530" w:type="dxa"/>
            <w:tcBorders>
              <w:top w:val="nil"/>
              <w:bottom w:val="nil"/>
            </w:tcBorders>
            <w:vAlign w:val="center"/>
            <w:tcPrChange w:id="275" w:author="Prouty, Cody S." w:date="2022-05-31T09:55:00Z">
              <w:tcPr>
                <w:tcW w:w="1530" w:type="dxa"/>
                <w:vAlign w:val="center"/>
              </w:tcPr>
            </w:tcPrChange>
          </w:tcPr>
          <w:p w14:paraId="35F3A456" w14:textId="1266DC50" w:rsidR="00650940" w:rsidRPr="00A75E6F" w:rsidRDefault="00650940" w:rsidP="00650940">
            <w:pPr>
              <w:spacing w:line="276" w:lineRule="auto"/>
              <w:jc w:val="center"/>
            </w:pPr>
            <w:r w:rsidRPr="00A75E6F">
              <w:t>3344.9</w:t>
            </w:r>
          </w:p>
        </w:tc>
        <w:tc>
          <w:tcPr>
            <w:tcW w:w="1350" w:type="dxa"/>
            <w:tcBorders>
              <w:top w:val="nil"/>
              <w:bottom w:val="nil"/>
            </w:tcBorders>
            <w:vAlign w:val="center"/>
            <w:tcPrChange w:id="276" w:author="Prouty, Cody S." w:date="2022-05-31T09:55:00Z">
              <w:tcPr>
                <w:tcW w:w="1350" w:type="dxa"/>
                <w:vAlign w:val="center"/>
              </w:tcPr>
            </w:tcPrChange>
          </w:tcPr>
          <w:p w14:paraId="11754273" w14:textId="5CE42745" w:rsidR="00650940" w:rsidRPr="00A75E6F" w:rsidRDefault="00650940" w:rsidP="00650940">
            <w:pPr>
              <w:spacing w:line="276" w:lineRule="auto"/>
              <w:jc w:val="center"/>
            </w:pPr>
            <w:r w:rsidRPr="00A75E6F">
              <w:t>1.88</w:t>
            </w:r>
          </w:p>
        </w:tc>
        <w:tc>
          <w:tcPr>
            <w:tcW w:w="1625" w:type="dxa"/>
            <w:tcBorders>
              <w:top w:val="nil"/>
              <w:bottom w:val="nil"/>
              <w:right w:val="nil"/>
            </w:tcBorders>
            <w:vAlign w:val="center"/>
            <w:tcPrChange w:id="277" w:author="Prouty, Cody S." w:date="2022-05-31T09:55:00Z">
              <w:tcPr>
                <w:tcW w:w="1625" w:type="dxa"/>
                <w:vAlign w:val="center"/>
              </w:tcPr>
            </w:tcPrChange>
          </w:tcPr>
          <w:p w14:paraId="27250D14" w14:textId="7D931A45" w:rsidR="00650940" w:rsidRPr="00A75E6F" w:rsidRDefault="00650940" w:rsidP="00650940">
            <w:pPr>
              <w:spacing w:line="276" w:lineRule="auto"/>
              <w:jc w:val="center"/>
            </w:pPr>
            <w:r w:rsidRPr="00A75E6F">
              <w:t>0.109</w:t>
            </w:r>
          </w:p>
        </w:tc>
      </w:tr>
      <w:tr w:rsidR="00650940" w14:paraId="3A9A37A8" w14:textId="53737987" w:rsidTr="005225E3">
        <w:trPr>
          <w:trHeight w:val="576"/>
          <w:jc w:val="center"/>
          <w:trPrChange w:id="278" w:author="Prouty, Cody S." w:date="2022-05-31T09:55:00Z">
            <w:trPr>
              <w:trHeight w:val="576"/>
              <w:jc w:val="center"/>
            </w:trPr>
          </w:trPrChange>
        </w:trPr>
        <w:tc>
          <w:tcPr>
            <w:tcW w:w="535" w:type="dxa"/>
            <w:tcBorders>
              <w:top w:val="nil"/>
              <w:left w:val="nil"/>
              <w:bottom w:val="nil"/>
            </w:tcBorders>
            <w:vAlign w:val="center"/>
            <w:tcPrChange w:id="279" w:author="Prouty, Cody S." w:date="2022-05-31T09:55:00Z">
              <w:tcPr>
                <w:tcW w:w="535" w:type="dxa"/>
                <w:vAlign w:val="center"/>
              </w:tcPr>
            </w:tcPrChange>
          </w:tcPr>
          <w:p w14:paraId="0A5419F6" w14:textId="7CE07A5C" w:rsidR="00650940" w:rsidRPr="00A75E6F" w:rsidRDefault="00650940" w:rsidP="00650940">
            <w:pPr>
              <w:spacing w:line="276" w:lineRule="auto"/>
              <w:jc w:val="center"/>
            </w:pPr>
            <w:r w:rsidRPr="00A75E6F">
              <w:t>4</w:t>
            </w:r>
          </w:p>
        </w:tc>
        <w:tc>
          <w:tcPr>
            <w:tcW w:w="2250" w:type="dxa"/>
            <w:tcBorders>
              <w:top w:val="nil"/>
              <w:bottom w:val="nil"/>
            </w:tcBorders>
            <w:vAlign w:val="center"/>
            <w:tcPrChange w:id="280" w:author="Prouty, Cody S." w:date="2022-05-31T09:55:00Z">
              <w:tcPr>
                <w:tcW w:w="2250" w:type="dxa"/>
                <w:vAlign w:val="center"/>
              </w:tcPr>
            </w:tcPrChange>
          </w:tcPr>
          <w:p w14:paraId="5A36EE12" w14:textId="161B2558" w:rsidR="00650940" w:rsidRPr="00A75E6F" w:rsidRDefault="00650940" w:rsidP="00650940">
            <w:pPr>
              <w:spacing w:line="276" w:lineRule="auto"/>
              <w:jc w:val="center"/>
            </w:pPr>
            <w:r w:rsidRPr="00A75E6F">
              <w:t>A+A</w:t>
            </w:r>
            <w:r w:rsidRPr="00A75E6F">
              <w:rPr>
                <w:vertAlign w:val="superscript"/>
              </w:rPr>
              <w:t xml:space="preserve">2 </w:t>
            </w:r>
            <w:r w:rsidRPr="00A75E6F">
              <w:t>+T+RF+R+H</w:t>
            </w:r>
          </w:p>
        </w:tc>
        <w:tc>
          <w:tcPr>
            <w:tcW w:w="1800" w:type="dxa"/>
            <w:tcBorders>
              <w:top w:val="nil"/>
              <w:bottom w:val="nil"/>
            </w:tcBorders>
            <w:vAlign w:val="center"/>
            <w:tcPrChange w:id="281" w:author="Prouty, Cody S." w:date="2022-05-31T09:55:00Z">
              <w:tcPr>
                <w:tcW w:w="1800" w:type="dxa"/>
                <w:vAlign w:val="center"/>
              </w:tcPr>
            </w:tcPrChange>
          </w:tcPr>
          <w:p w14:paraId="08581CAE" w14:textId="6A45E0F7" w:rsidR="00650940" w:rsidRPr="00A75E6F" w:rsidRDefault="00650940" w:rsidP="00650940">
            <w:pPr>
              <w:spacing w:line="276" w:lineRule="auto"/>
              <w:jc w:val="center"/>
            </w:pPr>
            <w:r w:rsidRPr="00A75E6F">
              <w:t>A | H</w:t>
            </w:r>
          </w:p>
        </w:tc>
        <w:tc>
          <w:tcPr>
            <w:tcW w:w="900" w:type="dxa"/>
            <w:tcBorders>
              <w:top w:val="nil"/>
              <w:bottom w:val="nil"/>
            </w:tcBorders>
            <w:vAlign w:val="center"/>
            <w:tcPrChange w:id="282" w:author="Prouty, Cody S." w:date="2022-05-31T09:55:00Z">
              <w:tcPr>
                <w:tcW w:w="900" w:type="dxa"/>
                <w:vAlign w:val="center"/>
              </w:tcPr>
            </w:tcPrChange>
          </w:tcPr>
          <w:p w14:paraId="3694B3CD" w14:textId="2A746EAC" w:rsidR="00650940" w:rsidRPr="00A75E6F" w:rsidRDefault="00650940" w:rsidP="00650940">
            <w:pPr>
              <w:spacing w:line="276" w:lineRule="auto"/>
              <w:jc w:val="center"/>
            </w:pPr>
            <w:r w:rsidRPr="00A75E6F">
              <w:t>9</w:t>
            </w:r>
          </w:p>
        </w:tc>
        <w:tc>
          <w:tcPr>
            <w:tcW w:w="1530" w:type="dxa"/>
            <w:tcBorders>
              <w:top w:val="nil"/>
              <w:bottom w:val="nil"/>
            </w:tcBorders>
            <w:vAlign w:val="center"/>
            <w:tcPrChange w:id="283" w:author="Prouty, Cody S." w:date="2022-05-31T09:55:00Z">
              <w:tcPr>
                <w:tcW w:w="1530" w:type="dxa"/>
                <w:vAlign w:val="center"/>
              </w:tcPr>
            </w:tcPrChange>
          </w:tcPr>
          <w:p w14:paraId="37510785" w14:textId="5364A8F0" w:rsidR="00650940" w:rsidRPr="00A75E6F" w:rsidRDefault="00650940" w:rsidP="00650940">
            <w:pPr>
              <w:spacing w:line="276" w:lineRule="auto"/>
              <w:jc w:val="center"/>
            </w:pPr>
            <w:r w:rsidRPr="00A75E6F">
              <w:t>3345.6</w:t>
            </w:r>
          </w:p>
        </w:tc>
        <w:tc>
          <w:tcPr>
            <w:tcW w:w="1350" w:type="dxa"/>
            <w:tcBorders>
              <w:top w:val="nil"/>
              <w:bottom w:val="nil"/>
            </w:tcBorders>
            <w:vAlign w:val="center"/>
            <w:tcPrChange w:id="284" w:author="Prouty, Cody S." w:date="2022-05-31T09:55:00Z">
              <w:tcPr>
                <w:tcW w:w="1350" w:type="dxa"/>
                <w:vAlign w:val="center"/>
              </w:tcPr>
            </w:tcPrChange>
          </w:tcPr>
          <w:p w14:paraId="6B779D12" w14:textId="2AC96F31" w:rsidR="00650940" w:rsidRPr="00A75E6F" w:rsidRDefault="00650940" w:rsidP="00650940">
            <w:pPr>
              <w:spacing w:line="276" w:lineRule="auto"/>
              <w:jc w:val="center"/>
            </w:pPr>
            <w:r w:rsidRPr="00A75E6F">
              <w:t>2.56</w:t>
            </w:r>
          </w:p>
        </w:tc>
        <w:tc>
          <w:tcPr>
            <w:tcW w:w="1625" w:type="dxa"/>
            <w:tcBorders>
              <w:top w:val="nil"/>
              <w:bottom w:val="nil"/>
              <w:right w:val="nil"/>
            </w:tcBorders>
            <w:vAlign w:val="center"/>
            <w:tcPrChange w:id="285" w:author="Prouty, Cody S." w:date="2022-05-31T09:55:00Z">
              <w:tcPr>
                <w:tcW w:w="1625" w:type="dxa"/>
                <w:vAlign w:val="center"/>
              </w:tcPr>
            </w:tcPrChange>
          </w:tcPr>
          <w:p w14:paraId="100A11E7" w14:textId="4035A38F" w:rsidR="00650940" w:rsidRPr="00A75E6F" w:rsidRDefault="00650940" w:rsidP="00650940">
            <w:pPr>
              <w:spacing w:line="276" w:lineRule="auto"/>
              <w:jc w:val="center"/>
            </w:pPr>
            <w:r w:rsidRPr="00A75E6F">
              <w:t>0.078</w:t>
            </w:r>
          </w:p>
        </w:tc>
      </w:tr>
      <w:tr w:rsidR="00650940" w14:paraId="0B11CB28" w14:textId="6D5D86EF" w:rsidTr="005225E3">
        <w:trPr>
          <w:trHeight w:val="576"/>
          <w:jc w:val="center"/>
          <w:trPrChange w:id="286" w:author="Prouty, Cody S." w:date="2022-05-31T09:55:00Z">
            <w:trPr>
              <w:trHeight w:val="576"/>
              <w:jc w:val="center"/>
            </w:trPr>
          </w:trPrChange>
        </w:trPr>
        <w:tc>
          <w:tcPr>
            <w:tcW w:w="535" w:type="dxa"/>
            <w:tcBorders>
              <w:top w:val="nil"/>
              <w:left w:val="nil"/>
              <w:bottom w:val="nil"/>
            </w:tcBorders>
            <w:vAlign w:val="center"/>
            <w:tcPrChange w:id="287" w:author="Prouty, Cody S." w:date="2022-05-31T09:55:00Z">
              <w:tcPr>
                <w:tcW w:w="535" w:type="dxa"/>
                <w:vAlign w:val="center"/>
              </w:tcPr>
            </w:tcPrChange>
          </w:tcPr>
          <w:p w14:paraId="16856B7A" w14:textId="18A25BD9" w:rsidR="00650940" w:rsidRPr="00A75E6F" w:rsidRDefault="00650940" w:rsidP="00650940">
            <w:pPr>
              <w:spacing w:line="276" w:lineRule="auto"/>
              <w:jc w:val="center"/>
            </w:pPr>
            <w:r w:rsidRPr="00A75E6F">
              <w:t>5</w:t>
            </w:r>
          </w:p>
        </w:tc>
        <w:tc>
          <w:tcPr>
            <w:tcW w:w="2250" w:type="dxa"/>
            <w:tcBorders>
              <w:top w:val="nil"/>
              <w:bottom w:val="nil"/>
            </w:tcBorders>
            <w:vAlign w:val="center"/>
            <w:tcPrChange w:id="288" w:author="Prouty, Cody S." w:date="2022-05-31T09:55:00Z">
              <w:tcPr>
                <w:tcW w:w="2250" w:type="dxa"/>
                <w:vAlign w:val="center"/>
              </w:tcPr>
            </w:tcPrChange>
          </w:tcPr>
          <w:p w14:paraId="1778EA02" w14:textId="24660366" w:rsidR="00650940" w:rsidRPr="00A75E6F" w:rsidRDefault="00650940" w:rsidP="00650940">
            <w:pPr>
              <w:spacing w:line="276" w:lineRule="auto"/>
              <w:jc w:val="center"/>
            </w:pPr>
            <w:r w:rsidRPr="00A75E6F">
              <w:t>A+A</w:t>
            </w:r>
            <w:r w:rsidRPr="00A75E6F">
              <w:rPr>
                <w:vertAlign w:val="superscript"/>
              </w:rPr>
              <w:t>2</w:t>
            </w:r>
          </w:p>
        </w:tc>
        <w:tc>
          <w:tcPr>
            <w:tcW w:w="1800" w:type="dxa"/>
            <w:tcBorders>
              <w:top w:val="nil"/>
              <w:bottom w:val="nil"/>
            </w:tcBorders>
            <w:vAlign w:val="center"/>
            <w:tcPrChange w:id="289" w:author="Prouty, Cody S." w:date="2022-05-31T09:55:00Z">
              <w:tcPr>
                <w:tcW w:w="1800" w:type="dxa"/>
                <w:vAlign w:val="center"/>
              </w:tcPr>
            </w:tcPrChange>
          </w:tcPr>
          <w:p w14:paraId="14B61B88" w14:textId="5419B0BE" w:rsidR="00650940" w:rsidRPr="00A75E6F" w:rsidRDefault="00650940" w:rsidP="00650940">
            <w:pPr>
              <w:spacing w:line="276" w:lineRule="auto"/>
              <w:jc w:val="center"/>
            </w:pPr>
            <w:r w:rsidRPr="00A75E6F">
              <w:t>A | H</w:t>
            </w:r>
          </w:p>
        </w:tc>
        <w:tc>
          <w:tcPr>
            <w:tcW w:w="900" w:type="dxa"/>
            <w:tcBorders>
              <w:top w:val="nil"/>
              <w:bottom w:val="nil"/>
            </w:tcBorders>
            <w:vAlign w:val="center"/>
            <w:tcPrChange w:id="290" w:author="Prouty, Cody S." w:date="2022-05-31T09:55:00Z">
              <w:tcPr>
                <w:tcW w:w="900" w:type="dxa"/>
                <w:vAlign w:val="center"/>
              </w:tcPr>
            </w:tcPrChange>
          </w:tcPr>
          <w:p w14:paraId="21BCC105" w14:textId="5BA78E1E" w:rsidR="00650940" w:rsidRPr="00A75E6F" w:rsidRDefault="000F3CE2" w:rsidP="00650940">
            <w:pPr>
              <w:spacing w:line="276" w:lineRule="auto"/>
              <w:jc w:val="center"/>
            </w:pPr>
            <w:r w:rsidRPr="00A75E6F">
              <w:t>5</w:t>
            </w:r>
          </w:p>
        </w:tc>
        <w:tc>
          <w:tcPr>
            <w:tcW w:w="1530" w:type="dxa"/>
            <w:tcBorders>
              <w:top w:val="nil"/>
              <w:bottom w:val="nil"/>
            </w:tcBorders>
            <w:vAlign w:val="center"/>
            <w:tcPrChange w:id="291" w:author="Prouty, Cody S." w:date="2022-05-31T09:55:00Z">
              <w:tcPr>
                <w:tcW w:w="1530" w:type="dxa"/>
                <w:vAlign w:val="center"/>
              </w:tcPr>
            </w:tcPrChange>
          </w:tcPr>
          <w:p w14:paraId="294AEADA" w14:textId="5D011A96" w:rsidR="00650940" w:rsidRPr="00A75E6F" w:rsidRDefault="000F3CE2" w:rsidP="00650940">
            <w:pPr>
              <w:spacing w:line="276" w:lineRule="auto"/>
              <w:jc w:val="center"/>
            </w:pPr>
            <w:r w:rsidRPr="00A75E6F">
              <w:t>3346.2</w:t>
            </w:r>
          </w:p>
        </w:tc>
        <w:tc>
          <w:tcPr>
            <w:tcW w:w="1350" w:type="dxa"/>
            <w:tcBorders>
              <w:top w:val="nil"/>
              <w:bottom w:val="nil"/>
            </w:tcBorders>
            <w:vAlign w:val="center"/>
            <w:tcPrChange w:id="292" w:author="Prouty, Cody S." w:date="2022-05-31T09:55:00Z">
              <w:tcPr>
                <w:tcW w:w="1350" w:type="dxa"/>
                <w:vAlign w:val="center"/>
              </w:tcPr>
            </w:tcPrChange>
          </w:tcPr>
          <w:p w14:paraId="3A207ABF" w14:textId="7726401B" w:rsidR="00650940" w:rsidRPr="00A75E6F" w:rsidRDefault="000F3CE2" w:rsidP="00650940">
            <w:pPr>
              <w:spacing w:line="276" w:lineRule="auto"/>
              <w:jc w:val="center"/>
            </w:pPr>
            <w:r w:rsidRPr="00A75E6F">
              <w:t>3.23</w:t>
            </w:r>
          </w:p>
        </w:tc>
        <w:tc>
          <w:tcPr>
            <w:tcW w:w="1625" w:type="dxa"/>
            <w:tcBorders>
              <w:top w:val="nil"/>
              <w:bottom w:val="nil"/>
              <w:right w:val="nil"/>
            </w:tcBorders>
            <w:vAlign w:val="center"/>
            <w:tcPrChange w:id="293" w:author="Prouty, Cody S." w:date="2022-05-31T09:55:00Z">
              <w:tcPr>
                <w:tcW w:w="1625" w:type="dxa"/>
                <w:vAlign w:val="center"/>
              </w:tcPr>
            </w:tcPrChange>
          </w:tcPr>
          <w:p w14:paraId="380E6B9F" w14:textId="32121921" w:rsidR="00650940" w:rsidRPr="00A75E6F" w:rsidRDefault="000F3CE2" w:rsidP="00650940">
            <w:pPr>
              <w:spacing w:line="276" w:lineRule="auto"/>
              <w:jc w:val="center"/>
            </w:pPr>
            <w:r w:rsidRPr="00A75E6F">
              <w:t>0.056</w:t>
            </w:r>
          </w:p>
        </w:tc>
      </w:tr>
      <w:tr w:rsidR="00650940" w14:paraId="014ABF51" w14:textId="1C4382B6" w:rsidTr="005225E3">
        <w:trPr>
          <w:trHeight w:val="576"/>
          <w:jc w:val="center"/>
          <w:trPrChange w:id="294" w:author="Prouty, Cody S." w:date="2022-05-31T09:55:00Z">
            <w:trPr>
              <w:trHeight w:val="576"/>
              <w:jc w:val="center"/>
            </w:trPr>
          </w:trPrChange>
        </w:trPr>
        <w:tc>
          <w:tcPr>
            <w:tcW w:w="535" w:type="dxa"/>
            <w:tcBorders>
              <w:top w:val="nil"/>
              <w:left w:val="nil"/>
              <w:bottom w:val="nil"/>
            </w:tcBorders>
            <w:vAlign w:val="center"/>
            <w:tcPrChange w:id="295" w:author="Prouty, Cody S." w:date="2022-05-31T09:55:00Z">
              <w:tcPr>
                <w:tcW w:w="535" w:type="dxa"/>
                <w:vAlign w:val="center"/>
              </w:tcPr>
            </w:tcPrChange>
          </w:tcPr>
          <w:p w14:paraId="0322757A" w14:textId="27AA54CC" w:rsidR="00650940" w:rsidRPr="00A75E6F" w:rsidRDefault="00650940" w:rsidP="00650940">
            <w:pPr>
              <w:spacing w:line="276" w:lineRule="auto"/>
              <w:jc w:val="center"/>
            </w:pPr>
            <w:r w:rsidRPr="00A75E6F">
              <w:t>6</w:t>
            </w:r>
          </w:p>
        </w:tc>
        <w:tc>
          <w:tcPr>
            <w:tcW w:w="2250" w:type="dxa"/>
            <w:tcBorders>
              <w:top w:val="nil"/>
              <w:bottom w:val="nil"/>
            </w:tcBorders>
            <w:vAlign w:val="center"/>
            <w:tcPrChange w:id="296" w:author="Prouty, Cody S." w:date="2022-05-31T09:55:00Z">
              <w:tcPr>
                <w:tcW w:w="2250" w:type="dxa"/>
                <w:vAlign w:val="center"/>
              </w:tcPr>
            </w:tcPrChange>
          </w:tcPr>
          <w:p w14:paraId="5C01766D" w14:textId="206594A3" w:rsidR="00650940" w:rsidRPr="00A75E6F" w:rsidRDefault="000F3CE2" w:rsidP="00650940">
            <w:pPr>
              <w:spacing w:line="276" w:lineRule="auto"/>
              <w:jc w:val="center"/>
            </w:pPr>
            <w:r w:rsidRPr="00A75E6F">
              <w:t>A+A</w:t>
            </w:r>
            <w:r w:rsidRPr="00A75E6F">
              <w:rPr>
                <w:vertAlign w:val="superscript"/>
              </w:rPr>
              <w:t xml:space="preserve">2 </w:t>
            </w:r>
            <w:r w:rsidRPr="00A75E6F">
              <w:t>+H</w:t>
            </w:r>
          </w:p>
        </w:tc>
        <w:tc>
          <w:tcPr>
            <w:tcW w:w="1800" w:type="dxa"/>
            <w:tcBorders>
              <w:top w:val="nil"/>
              <w:bottom w:val="nil"/>
            </w:tcBorders>
            <w:vAlign w:val="center"/>
            <w:tcPrChange w:id="297" w:author="Prouty, Cody S." w:date="2022-05-31T09:55:00Z">
              <w:tcPr>
                <w:tcW w:w="1800" w:type="dxa"/>
                <w:vAlign w:val="center"/>
              </w:tcPr>
            </w:tcPrChange>
          </w:tcPr>
          <w:p w14:paraId="3F291AC7" w14:textId="6C3A983F" w:rsidR="00650940" w:rsidRPr="00A75E6F" w:rsidRDefault="00650940" w:rsidP="00650940">
            <w:pPr>
              <w:spacing w:line="276" w:lineRule="auto"/>
              <w:jc w:val="center"/>
            </w:pPr>
            <w:r w:rsidRPr="00A75E6F">
              <w:t>A | H</w:t>
            </w:r>
          </w:p>
        </w:tc>
        <w:tc>
          <w:tcPr>
            <w:tcW w:w="900" w:type="dxa"/>
            <w:tcBorders>
              <w:top w:val="nil"/>
              <w:bottom w:val="nil"/>
            </w:tcBorders>
            <w:vAlign w:val="center"/>
            <w:tcPrChange w:id="298" w:author="Prouty, Cody S." w:date="2022-05-31T09:55:00Z">
              <w:tcPr>
                <w:tcW w:w="900" w:type="dxa"/>
                <w:vAlign w:val="center"/>
              </w:tcPr>
            </w:tcPrChange>
          </w:tcPr>
          <w:p w14:paraId="48F3656C" w14:textId="7403E49D" w:rsidR="00650940" w:rsidRPr="00A75E6F" w:rsidRDefault="000F3CE2" w:rsidP="00650940">
            <w:pPr>
              <w:spacing w:line="276" w:lineRule="auto"/>
              <w:jc w:val="center"/>
            </w:pPr>
            <w:r w:rsidRPr="00A75E6F">
              <w:t>6</w:t>
            </w:r>
          </w:p>
        </w:tc>
        <w:tc>
          <w:tcPr>
            <w:tcW w:w="1530" w:type="dxa"/>
            <w:tcBorders>
              <w:top w:val="nil"/>
              <w:bottom w:val="nil"/>
            </w:tcBorders>
            <w:vAlign w:val="center"/>
            <w:tcPrChange w:id="299" w:author="Prouty, Cody S." w:date="2022-05-31T09:55:00Z">
              <w:tcPr>
                <w:tcW w:w="1530" w:type="dxa"/>
                <w:vAlign w:val="center"/>
              </w:tcPr>
            </w:tcPrChange>
          </w:tcPr>
          <w:p w14:paraId="26F51358" w14:textId="1188249E" w:rsidR="00650940" w:rsidRPr="00A75E6F" w:rsidRDefault="000F3CE2" w:rsidP="00650940">
            <w:pPr>
              <w:spacing w:line="276" w:lineRule="auto"/>
              <w:jc w:val="center"/>
            </w:pPr>
            <w:r w:rsidRPr="00A75E6F">
              <w:t>3346.5</w:t>
            </w:r>
          </w:p>
        </w:tc>
        <w:tc>
          <w:tcPr>
            <w:tcW w:w="1350" w:type="dxa"/>
            <w:tcBorders>
              <w:top w:val="nil"/>
              <w:bottom w:val="nil"/>
            </w:tcBorders>
            <w:vAlign w:val="center"/>
            <w:tcPrChange w:id="300" w:author="Prouty, Cody S." w:date="2022-05-31T09:55:00Z">
              <w:tcPr>
                <w:tcW w:w="1350" w:type="dxa"/>
                <w:vAlign w:val="center"/>
              </w:tcPr>
            </w:tcPrChange>
          </w:tcPr>
          <w:p w14:paraId="22F3E2A6" w14:textId="2DF7EA22" w:rsidR="00650940" w:rsidRPr="00A75E6F" w:rsidRDefault="000F3CE2" w:rsidP="00650940">
            <w:pPr>
              <w:spacing w:line="276" w:lineRule="auto"/>
              <w:jc w:val="center"/>
            </w:pPr>
            <w:r w:rsidRPr="00A75E6F">
              <w:t>3.54</w:t>
            </w:r>
          </w:p>
        </w:tc>
        <w:tc>
          <w:tcPr>
            <w:tcW w:w="1625" w:type="dxa"/>
            <w:tcBorders>
              <w:top w:val="nil"/>
              <w:bottom w:val="nil"/>
              <w:right w:val="nil"/>
            </w:tcBorders>
            <w:vAlign w:val="center"/>
            <w:tcPrChange w:id="301" w:author="Prouty, Cody S." w:date="2022-05-31T09:55:00Z">
              <w:tcPr>
                <w:tcW w:w="1625" w:type="dxa"/>
                <w:vAlign w:val="center"/>
              </w:tcPr>
            </w:tcPrChange>
          </w:tcPr>
          <w:p w14:paraId="64FA52B0" w14:textId="5DF0DB59" w:rsidR="00650940" w:rsidRPr="00A75E6F" w:rsidRDefault="000F3CE2" w:rsidP="00650940">
            <w:pPr>
              <w:spacing w:line="276" w:lineRule="auto"/>
              <w:jc w:val="center"/>
            </w:pPr>
            <w:r w:rsidRPr="00A75E6F">
              <w:t>0.047</w:t>
            </w:r>
          </w:p>
        </w:tc>
      </w:tr>
      <w:tr w:rsidR="00650940" w14:paraId="2092BACE" w14:textId="72430A38" w:rsidTr="005225E3">
        <w:trPr>
          <w:trHeight w:val="576"/>
          <w:jc w:val="center"/>
          <w:trPrChange w:id="302" w:author="Prouty, Cody S." w:date="2022-05-31T09:55:00Z">
            <w:trPr>
              <w:trHeight w:val="576"/>
              <w:jc w:val="center"/>
            </w:trPr>
          </w:trPrChange>
        </w:trPr>
        <w:tc>
          <w:tcPr>
            <w:tcW w:w="535" w:type="dxa"/>
            <w:tcBorders>
              <w:top w:val="nil"/>
              <w:left w:val="nil"/>
              <w:bottom w:val="nil"/>
            </w:tcBorders>
            <w:vAlign w:val="center"/>
            <w:tcPrChange w:id="303" w:author="Prouty, Cody S." w:date="2022-05-31T09:55:00Z">
              <w:tcPr>
                <w:tcW w:w="535" w:type="dxa"/>
                <w:vAlign w:val="center"/>
              </w:tcPr>
            </w:tcPrChange>
          </w:tcPr>
          <w:p w14:paraId="0E158E5B" w14:textId="4C83DC18" w:rsidR="00650940" w:rsidRPr="00A75E6F" w:rsidRDefault="00650940" w:rsidP="00650940">
            <w:pPr>
              <w:spacing w:line="276" w:lineRule="auto"/>
              <w:jc w:val="center"/>
            </w:pPr>
            <w:r w:rsidRPr="00A75E6F">
              <w:t>7</w:t>
            </w:r>
          </w:p>
        </w:tc>
        <w:tc>
          <w:tcPr>
            <w:tcW w:w="2250" w:type="dxa"/>
            <w:tcBorders>
              <w:top w:val="nil"/>
              <w:bottom w:val="nil"/>
            </w:tcBorders>
            <w:vAlign w:val="center"/>
            <w:tcPrChange w:id="304" w:author="Prouty, Cody S." w:date="2022-05-31T09:55:00Z">
              <w:tcPr>
                <w:tcW w:w="2250" w:type="dxa"/>
                <w:vAlign w:val="center"/>
              </w:tcPr>
            </w:tcPrChange>
          </w:tcPr>
          <w:p w14:paraId="6C02ECD5" w14:textId="321B0B4A" w:rsidR="00650940" w:rsidRPr="00A75E6F" w:rsidRDefault="000F3CE2" w:rsidP="00650940">
            <w:pPr>
              <w:spacing w:line="276" w:lineRule="auto"/>
              <w:jc w:val="center"/>
            </w:pPr>
            <w:r w:rsidRPr="00A75E6F">
              <w:t>A+A</w:t>
            </w:r>
            <w:r w:rsidRPr="00A75E6F">
              <w:rPr>
                <w:vertAlign w:val="superscript"/>
              </w:rPr>
              <w:t xml:space="preserve">2 </w:t>
            </w:r>
            <w:r w:rsidRPr="00A75E6F">
              <w:t>+RF+H</w:t>
            </w:r>
          </w:p>
        </w:tc>
        <w:tc>
          <w:tcPr>
            <w:tcW w:w="1800" w:type="dxa"/>
            <w:tcBorders>
              <w:top w:val="nil"/>
              <w:bottom w:val="nil"/>
            </w:tcBorders>
            <w:vAlign w:val="center"/>
            <w:tcPrChange w:id="305" w:author="Prouty, Cody S." w:date="2022-05-31T09:55:00Z">
              <w:tcPr>
                <w:tcW w:w="1800" w:type="dxa"/>
                <w:vAlign w:val="center"/>
              </w:tcPr>
            </w:tcPrChange>
          </w:tcPr>
          <w:p w14:paraId="474494ED" w14:textId="6FBE3C90" w:rsidR="00650940" w:rsidRPr="00A75E6F" w:rsidRDefault="00650940" w:rsidP="00650940">
            <w:pPr>
              <w:spacing w:line="276" w:lineRule="auto"/>
              <w:jc w:val="center"/>
            </w:pPr>
            <w:r w:rsidRPr="00A75E6F">
              <w:t>A | H</w:t>
            </w:r>
          </w:p>
        </w:tc>
        <w:tc>
          <w:tcPr>
            <w:tcW w:w="900" w:type="dxa"/>
            <w:tcBorders>
              <w:top w:val="nil"/>
              <w:bottom w:val="nil"/>
            </w:tcBorders>
            <w:vAlign w:val="center"/>
            <w:tcPrChange w:id="306" w:author="Prouty, Cody S." w:date="2022-05-31T09:55:00Z">
              <w:tcPr>
                <w:tcW w:w="900" w:type="dxa"/>
                <w:vAlign w:val="center"/>
              </w:tcPr>
            </w:tcPrChange>
          </w:tcPr>
          <w:p w14:paraId="1A4F1D8A" w14:textId="528CE036" w:rsidR="00650940" w:rsidRPr="00A75E6F" w:rsidRDefault="000F3CE2" w:rsidP="00650940">
            <w:pPr>
              <w:spacing w:line="276" w:lineRule="auto"/>
              <w:jc w:val="center"/>
            </w:pPr>
            <w:r w:rsidRPr="00A75E6F">
              <w:t>7</w:t>
            </w:r>
          </w:p>
        </w:tc>
        <w:tc>
          <w:tcPr>
            <w:tcW w:w="1530" w:type="dxa"/>
            <w:tcBorders>
              <w:top w:val="nil"/>
              <w:bottom w:val="nil"/>
            </w:tcBorders>
            <w:vAlign w:val="center"/>
            <w:tcPrChange w:id="307" w:author="Prouty, Cody S." w:date="2022-05-31T09:55:00Z">
              <w:tcPr>
                <w:tcW w:w="1530" w:type="dxa"/>
                <w:vAlign w:val="center"/>
              </w:tcPr>
            </w:tcPrChange>
          </w:tcPr>
          <w:p w14:paraId="2D121127" w14:textId="4B786742" w:rsidR="00650940" w:rsidRPr="00A75E6F" w:rsidRDefault="000F3CE2" w:rsidP="00650940">
            <w:pPr>
              <w:spacing w:line="276" w:lineRule="auto"/>
              <w:jc w:val="center"/>
            </w:pPr>
            <w:r w:rsidRPr="00A75E6F">
              <w:t>3347.2</w:t>
            </w:r>
          </w:p>
        </w:tc>
        <w:tc>
          <w:tcPr>
            <w:tcW w:w="1350" w:type="dxa"/>
            <w:tcBorders>
              <w:top w:val="nil"/>
              <w:bottom w:val="nil"/>
            </w:tcBorders>
            <w:vAlign w:val="center"/>
            <w:tcPrChange w:id="308" w:author="Prouty, Cody S." w:date="2022-05-31T09:55:00Z">
              <w:tcPr>
                <w:tcW w:w="1350" w:type="dxa"/>
                <w:vAlign w:val="center"/>
              </w:tcPr>
            </w:tcPrChange>
          </w:tcPr>
          <w:p w14:paraId="2928E2D4" w14:textId="257D06EF" w:rsidR="00650940" w:rsidRPr="00A75E6F" w:rsidRDefault="000F3CE2" w:rsidP="00650940">
            <w:pPr>
              <w:spacing w:line="276" w:lineRule="auto"/>
              <w:jc w:val="center"/>
            </w:pPr>
            <w:r w:rsidRPr="00A75E6F">
              <w:t>4.21</w:t>
            </w:r>
          </w:p>
        </w:tc>
        <w:tc>
          <w:tcPr>
            <w:tcW w:w="1625" w:type="dxa"/>
            <w:tcBorders>
              <w:top w:val="nil"/>
              <w:bottom w:val="nil"/>
              <w:right w:val="nil"/>
            </w:tcBorders>
            <w:vAlign w:val="center"/>
            <w:tcPrChange w:id="309" w:author="Prouty, Cody S." w:date="2022-05-31T09:55:00Z">
              <w:tcPr>
                <w:tcW w:w="1625" w:type="dxa"/>
                <w:vAlign w:val="center"/>
              </w:tcPr>
            </w:tcPrChange>
          </w:tcPr>
          <w:p w14:paraId="10EBEFD9" w14:textId="0F5A2C52" w:rsidR="00650940" w:rsidRPr="00A75E6F" w:rsidRDefault="000F3CE2" w:rsidP="00650940">
            <w:pPr>
              <w:spacing w:line="276" w:lineRule="auto"/>
              <w:jc w:val="center"/>
            </w:pPr>
            <w:r w:rsidRPr="00A75E6F">
              <w:t>0.034</w:t>
            </w:r>
          </w:p>
        </w:tc>
      </w:tr>
      <w:tr w:rsidR="00650940" w14:paraId="450FE4B7" w14:textId="465D01B8" w:rsidTr="005225E3">
        <w:trPr>
          <w:trHeight w:val="576"/>
          <w:jc w:val="center"/>
          <w:trPrChange w:id="310" w:author="Prouty, Cody S." w:date="2022-05-31T09:55:00Z">
            <w:trPr>
              <w:trHeight w:val="576"/>
              <w:jc w:val="center"/>
            </w:trPr>
          </w:trPrChange>
        </w:trPr>
        <w:tc>
          <w:tcPr>
            <w:tcW w:w="535" w:type="dxa"/>
            <w:tcBorders>
              <w:top w:val="nil"/>
              <w:left w:val="nil"/>
              <w:bottom w:val="nil"/>
            </w:tcBorders>
            <w:vAlign w:val="center"/>
            <w:tcPrChange w:id="311" w:author="Prouty, Cody S." w:date="2022-05-31T09:55:00Z">
              <w:tcPr>
                <w:tcW w:w="535" w:type="dxa"/>
                <w:vAlign w:val="center"/>
              </w:tcPr>
            </w:tcPrChange>
          </w:tcPr>
          <w:p w14:paraId="78DC24E5" w14:textId="799F5138" w:rsidR="00650940" w:rsidRPr="00A75E6F" w:rsidRDefault="00650940" w:rsidP="00650940">
            <w:pPr>
              <w:spacing w:line="276" w:lineRule="auto"/>
              <w:jc w:val="center"/>
            </w:pPr>
            <w:r w:rsidRPr="00A75E6F">
              <w:t>8</w:t>
            </w:r>
          </w:p>
        </w:tc>
        <w:tc>
          <w:tcPr>
            <w:tcW w:w="2250" w:type="dxa"/>
            <w:tcBorders>
              <w:top w:val="nil"/>
              <w:bottom w:val="nil"/>
            </w:tcBorders>
            <w:vAlign w:val="center"/>
            <w:tcPrChange w:id="312" w:author="Prouty, Cody S." w:date="2022-05-31T09:55:00Z">
              <w:tcPr>
                <w:tcW w:w="2250" w:type="dxa"/>
                <w:vAlign w:val="center"/>
              </w:tcPr>
            </w:tcPrChange>
          </w:tcPr>
          <w:p w14:paraId="3080640C" w14:textId="4CDC2739" w:rsidR="00650940" w:rsidRPr="00A75E6F" w:rsidRDefault="000F3CE2" w:rsidP="00650940">
            <w:pPr>
              <w:spacing w:line="276" w:lineRule="auto"/>
              <w:jc w:val="center"/>
            </w:pPr>
            <w:r w:rsidRPr="00A75E6F">
              <w:t>A+A</w:t>
            </w:r>
            <w:r w:rsidRPr="00A75E6F">
              <w:rPr>
                <w:vertAlign w:val="superscript"/>
              </w:rPr>
              <w:t xml:space="preserve">2 </w:t>
            </w:r>
            <w:r w:rsidRPr="00A75E6F">
              <w:t>+T</w:t>
            </w:r>
          </w:p>
        </w:tc>
        <w:tc>
          <w:tcPr>
            <w:tcW w:w="1800" w:type="dxa"/>
            <w:tcBorders>
              <w:top w:val="nil"/>
              <w:bottom w:val="nil"/>
            </w:tcBorders>
            <w:vAlign w:val="center"/>
            <w:tcPrChange w:id="313" w:author="Prouty, Cody S." w:date="2022-05-31T09:55:00Z">
              <w:tcPr>
                <w:tcW w:w="1800" w:type="dxa"/>
                <w:vAlign w:val="center"/>
              </w:tcPr>
            </w:tcPrChange>
          </w:tcPr>
          <w:p w14:paraId="488AE7C4" w14:textId="1C15BE31" w:rsidR="00650940" w:rsidRPr="00A75E6F" w:rsidRDefault="00650940" w:rsidP="00650940">
            <w:pPr>
              <w:spacing w:line="276" w:lineRule="auto"/>
              <w:jc w:val="center"/>
            </w:pPr>
            <w:r w:rsidRPr="00A75E6F">
              <w:t>A | H</w:t>
            </w:r>
          </w:p>
        </w:tc>
        <w:tc>
          <w:tcPr>
            <w:tcW w:w="900" w:type="dxa"/>
            <w:tcBorders>
              <w:top w:val="nil"/>
              <w:bottom w:val="nil"/>
            </w:tcBorders>
            <w:vAlign w:val="center"/>
            <w:tcPrChange w:id="314" w:author="Prouty, Cody S." w:date="2022-05-31T09:55:00Z">
              <w:tcPr>
                <w:tcW w:w="900" w:type="dxa"/>
                <w:vAlign w:val="center"/>
              </w:tcPr>
            </w:tcPrChange>
          </w:tcPr>
          <w:p w14:paraId="1F61E6A3" w14:textId="34D9A02E" w:rsidR="00650940" w:rsidRPr="00A75E6F" w:rsidRDefault="000F3CE2" w:rsidP="00650940">
            <w:pPr>
              <w:spacing w:line="276" w:lineRule="auto"/>
              <w:jc w:val="center"/>
            </w:pPr>
            <w:r w:rsidRPr="00A75E6F">
              <w:t>6</w:t>
            </w:r>
          </w:p>
        </w:tc>
        <w:tc>
          <w:tcPr>
            <w:tcW w:w="1530" w:type="dxa"/>
            <w:tcBorders>
              <w:top w:val="nil"/>
              <w:bottom w:val="nil"/>
            </w:tcBorders>
            <w:vAlign w:val="center"/>
            <w:tcPrChange w:id="315" w:author="Prouty, Cody S." w:date="2022-05-31T09:55:00Z">
              <w:tcPr>
                <w:tcW w:w="1530" w:type="dxa"/>
                <w:vAlign w:val="center"/>
              </w:tcPr>
            </w:tcPrChange>
          </w:tcPr>
          <w:p w14:paraId="13EA2804" w14:textId="796E6F34" w:rsidR="00650940" w:rsidRPr="00A75E6F" w:rsidRDefault="000F3CE2" w:rsidP="00650940">
            <w:pPr>
              <w:spacing w:line="276" w:lineRule="auto"/>
              <w:jc w:val="center"/>
            </w:pPr>
            <w:r w:rsidRPr="00A75E6F">
              <w:t>3347.2</w:t>
            </w:r>
          </w:p>
        </w:tc>
        <w:tc>
          <w:tcPr>
            <w:tcW w:w="1350" w:type="dxa"/>
            <w:tcBorders>
              <w:top w:val="nil"/>
              <w:bottom w:val="nil"/>
            </w:tcBorders>
            <w:vAlign w:val="center"/>
            <w:tcPrChange w:id="316" w:author="Prouty, Cody S." w:date="2022-05-31T09:55:00Z">
              <w:tcPr>
                <w:tcW w:w="1350" w:type="dxa"/>
                <w:vAlign w:val="center"/>
              </w:tcPr>
            </w:tcPrChange>
          </w:tcPr>
          <w:p w14:paraId="190DE4D1" w14:textId="4C5AF8B7" w:rsidR="00650940" w:rsidRPr="00A75E6F" w:rsidRDefault="000F3CE2" w:rsidP="00650940">
            <w:pPr>
              <w:spacing w:line="276" w:lineRule="auto"/>
              <w:jc w:val="center"/>
            </w:pPr>
            <w:r w:rsidRPr="00A75E6F">
              <w:t>4.25</w:t>
            </w:r>
          </w:p>
        </w:tc>
        <w:tc>
          <w:tcPr>
            <w:tcW w:w="1625" w:type="dxa"/>
            <w:tcBorders>
              <w:top w:val="nil"/>
              <w:bottom w:val="nil"/>
              <w:right w:val="nil"/>
            </w:tcBorders>
            <w:vAlign w:val="center"/>
            <w:tcPrChange w:id="317" w:author="Prouty, Cody S." w:date="2022-05-31T09:55:00Z">
              <w:tcPr>
                <w:tcW w:w="1625" w:type="dxa"/>
                <w:vAlign w:val="center"/>
              </w:tcPr>
            </w:tcPrChange>
          </w:tcPr>
          <w:p w14:paraId="7917B7EC" w14:textId="2BE841C1" w:rsidR="00650940" w:rsidRPr="00A75E6F" w:rsidRDefault="000F3CE2" w:rsidP="00650940">
            <w:pPr>
              <w:spacing w:line="276" w:lineRule="auto"/>
              <w:jc w:val="center"/>
            </w:pPr>
            <w:r w:rsidRPr="00A75E6F">
              <w:t>0.033</w:t>
            </w:r>
          </w:p>
        </w:tc>
      </w:tr>
      <w:tr w:rsidR="00650940" w14:paraId="42D7A93C" w14:textId="1DF7CEE6" w:rsidTr="005225E3">
        <w:trPr>
          <w:trHeight w:val="576"/>
          <w:jc w:val="center"/>
          <w:trPrChange w:id="318" w:author="Prouty, Cody S." w:date="2022-05-31T09:55:00Z">
            <w:trPr>
              <w:trHeight w:val="576"/>
              <w:jc w:val="center"/>
            </w:trPr>
          </w:trPrChange>
        </w:trPr>
        <w:tc>
          <w:tcPr>
            <w:tcW w:w="535" w:type="dxa"/>
            <w:tcBorders>
              <w:top w:val="nil"/>
              <w:left w:val="nil"/>
              <w:bottom w:val="nil"/>
            </w:tcBorders>
            <w:vAlign w:val="center"/>
            <w:tcPrChange w:id="319" w:author="Prouty, Cody S." w:date="2022-05-31T09:55:00Z">
              <w:tcPr>
                <w:tcW w:w="535" w:type="dxa"/>
                <w:vAlign w:val="center"/>
              </w:tcPr>
            </w:tcPrChange>
          </w:tcPr>
          <w:p w14:paraId="290BF1AD" w14:textId="2780BD9D" w:rsidR="00650940" w:rsidRPr="00A75E6F" w:rsidRDefault="00650940" w:rsidP="00650940">
            <w:pPr>
              <w:spacing w:line="276" w:lineRule="auto"/>
              <w:jc w:val="center"/>
            </w:pPr>
            <w:r w:rsidRPr="00A75E6F">
              <w:t>9</w:t>
            </w:r>
          </w:p>
        </w:tc>
        <w:tc>
          <w:tcPr>
            <w:tcW w:w="2250" w:type="dxa"/>
            <w:tcBorders>
              <w:top w:val="nil"/>
              <w:bottom w:val="nil"/>
            </w:tcBorders>
            <w:vAlign w:val="center"/>
            <w:tcPrChange w:id="320" w:author="Prouty, Cody S." w:date="2022-05-31T09:55:00Z">
              <w:tcPr>
                <w:tcW w:w="2250" w:type="dxa"/>
                <w:vAlign w:val="center"/>
              </w:tcPr>
            </w:tcPrChange>
          </w:tcPr>
          <w:p w14:paraId="4A433FC1" w14:textId="0E9DDCB9" w:rsidR="00650940" w:rsidRPr="00A75E6F" w:rsidRDefault="000F3CE2" w:rsidP="00650940">
            <w:pPr>
              <w:spacing w:line="276" w:lineRule="auto"/>
              <w:jc w:val="center"/>
            </w:pPr>
            <w:r w:rsidRPr="00A75E6F">
              <w:t>A+A</w:t>
            </w:r>
            <w:r w:rsidRPr="00A75E6F">
              <w:rPr>
                <w:vertAlign w:val="superscript"/>
              </w:rPr>
              <w:t xml:space="preserve">2 </w:t>
            </w:r>
            <w:r w:rsidRPr="00A75E6F">
              <w:t>+RF</w:t>
            </w:r>
          </w:p>
        </w:tc>
        <w:tc>
          <w:tcPr>
            <w:tcW w:w="1800" w:type="dxa"/>
            <w:tcBorders>
              <w:top w:val="nil"/>
              <w:bottom w:val="nil"/>
            </w:tcBorders>
            <w:vAlign w:val="center"/>
            <w:tcPrChange w:id="321" w:author="Prouty, Cody S." w:date="2022-05-31T09:55:00Z">
              <w:tcPr>
                <w:tcW w:w="1800" w:type="dxa"/>
                <w:vAlign w:val="center"/>
              </w:tcPr>
            </w:tcPrChange>
          </w:tcPr>
          <w:p w14:paraId="10F1BB03" w14:textId="74E686BB" w:rsidR="00650940" w:rsidRPr="00A75E6F" w:rsidRDefault="00650940" w:rsidP="00650940">
            <w:pPr>
              <w:spacing w:line="276" w:lineRule="auto"/>
              <w:jc w:val="center"/>
            </w:pPr>
            <w:r w:rsidRPr="00A75E6F">
              <w:t>A | H</w:t>
            </w:r>
          </w:p>
        </w:tc>
        <w:tc>
          <w:tcPr>
            <w:tcW w:w="900" w:type="dxa"/>
            <w:tcBorders>
              <w:top w:val="nil"/>
              <w:bottom w:val="nil"/>
            </w:tcBorders>
            <w:vAlign w:val="center"/>
            <w:tcPrChange w:id="322" w:author="Prouty, Cody S." w:date="2022-05-31T09:55:00Z">
              <w:tcPr>
                <w:tcW w:w="900" w:type="dxa"/>
                <w:vAlign w:val="center"/>
              </w:tcPr>
            </w:tcPrChange>
          </w:tcPr>
          <w:p w14:paraId="0284E625" w14:textId="592961F9" w:rsidR="00650940" w:rsidRPr="00A75E6F" w:rsidRDefault="000F3CE2" w:rsidP="00650940">
            <w:pPr>
              <w:spacing w:line="276" w:lineRule="auto"/>
              <w:jc w:val="center"/>
            </w:pPr>
            <w:r w:rsidRPr="00A75E6F">
              <w:t>6</w:t>
            </w:r>
          </w:p>
        </w:tc>
        <w:tc>
          <w:tcPr>
            <w:tcW w:w="1530" w:type="dxa"/>
            <w:tcBorders>
              <w:top w:val="nil"/>
              <w:bottom w:val="nil"/>
            </w:tcBorders>
            <w:vAlign w:val="center"/>
            <w:tcPrChange w:id="323" w:author="Prouty, Cody S." w:date="2022-05-31T09:55:00Z">
              <w:tcPr>
                <w:tcW w:w="1530" w:type="dxa"/>
                <w:vAlign w:val="center"/>
              </w:tcPr>
            </w:tcPrChange>
          </w:tcPr>
          <w:p w14:paraId="24A02B26" w14:textId="1DE2F47E" w:rsidR="00650940" w:rsidRPr="00A75E6F" w:rsidRDefault="000F3CE2" w:rsidP="00650940">
            <w:pPr>
              <w:spacing w:line="276" w:lineRule="auto"/>
              <w:jc w:val="center"/>
            </w:pPr>
            <w:r w:rsidRPr="00A75E6F">
              <w:t>3347.7</w:t>
            </w:r>
          </w:p>
        </w:tc>
        <w:tc>
          <w:tcPr>
            <w:tcW w:w="1350" w:type="dxa"/>
            <w:tcBorders>
              <w:top w:val="nil"/>
              <w:bottom w:val="nil"/>
            </w:tcBorders>
            <w:vAlign w:val="center"/>
            <w:tcPrChange w:id="324" w:author="Prouty, Cody S." w:date="2022-05-31T09:55:00Z">
              <w:tcPr>
                <w:tcW w:w="1350" w:type="dxa"/>
                <w:vAlign w:val="center"/>
              </w:tcPr>
            </w:tcPrChange>
          </w:tcPr>
          <w:p w14:paraId="2FA4081A" w14:textId="6B8DE460" w:rsidR="00650940" w:rsidRPr="00A75E6F" w:rsidRDefault="000F3CE2" w:rsidP="00650940">
            <w:pPr>
              <w:spacing w:line="276" w:lineRule="auto"/>
              <w:jc w:val="center"/>
            </w:pPr>
            <w:r w:rsidRPr="00A75E6F">
              <w:t>4.74</w:t>
            </w:r>
          </w:p>
        </w:tc>
        <w:tc>
          <w:tcPr>
            <w:tcW w:w="1625" w:type="dxa"/>
            <w:tcBorders>
              <w:top w:val="nil"/>
              <w:bottom w:val="nil"/>
              <w:right w:val="nil"/>
            </w:tcBorders>
            <w:vAlign w:val="center"/>
            <w:tcPrChange w:id="325" w:author="Prouty, Cody S." w:date="2022-05-31T09:55:00Z">
              <w:tcPr>
                <w:tcW w:w="1625" w:type="dxa"/>
                <w:vAlign w:val="center"/>
              </w:tcPr>
            </w:tcPrChange>
          </w:tcPr>
          <w:p w14:paraId="46C91244" w14:textId="12E7B0C8" w:rsidR="00650940" w:rsidRPr="00A75E6F" w:rsidRDefault="000F3CE2" w:rsidP="00650940">
            <w:pPr>
              <w:spacing w:line="276" w:lineRule="auto"/>
              <w:jc w:val="center"/>
            </w:pPr>
            <w:r w:rsidRPr="00A75E6F">
              <w:t>0.026</w:t>
            </w:r>
          </w:p>
        </w:tc>
      </w:tr>
      <w:tr w:rsidR="00650940" w14:paraId="007EB9DA" w14:textId="2ACE83D6" w:rsidTr="005225E3">
        <w:trPr>
          <w:trHeight w:val="576"/>
          <w:jc w:val="center"/>
          <w:trPrChange w:id="326" w:author="Prouty, Cody S." w:date="2022-05-31T09:55:00Z">
            <w:trPr>
              <w:trHeight w:val="576"/>
              <w:jc w:val="center"/>
            </w:trPr>
          </w:trPrChange>
        </w:trPr>
        <w:tc>
          <w:tcPr>
            <w:tcW w:w="535" w:type="dxa"/>
            <w:tcBorders>
              <w:top w:val="nil"/>
              <w:left w:val="nil"/>
              <w:bottom w:val="nil"/>
            </w:tcBorders>
            <w:vAlign w:val="center"/>
            <w:tcPrChange w:id="327" w:author="Prouty, Cody S." w:date="2022-05-31T09:55:00Z">
              <w:tcPr>
                <w:tcW w:w="535" w:type="dxa"/>
                <w:vAlign w:val="center"/>
              </w:tcPr>
            </w:tcPrChange>
          </w:tcPr>
          <w:p w14:paraId="72E296D0" w14:textId="70092AA1" w:rsidR="00650940" w:rsidRPr="00A75E6F" w:rsidRDefault="00650940" w:rsidP="00650940">
            <w:pPr>
              <w:spacing w:line="276" w:lineRule="auto"/>
              <w:jc w:val="center"/>
            </w:pPr>
            <w:r w:rsidRPr="00A75E6F">
              <w:t>10</w:t>
            </w:r>
          </w:p>
        </w:tc>
        <w:tc>
          <w:tcPr>
            <w:tcW w:w="2250" w:type="dxa"/>
            <w:tcBorders>
              <w:top w:val="nil"/>
              <w:bottom w:val="nil"/>
            </w:tcBorders>
            <w:vAlign w:val="center"/>
            <w:tcPrChange w:id="328" w:author="Prouty, Cody S." w:date="2022-05-31T09:55:00Z">
              <w:tcPr>
                <w:tcW w:w="2250" w:type="dxa"/>
                <w:vAlign w:val="center"/>
              </w:tcPr>
            </w:tcPrChange>
          </w:tcPr>
          <w:p w14:paraId="79C0A57E" w14:textId="7E3CA5C1" w:rsidR="00650940" w:rsidRPr="00A75E6F" w:rsidRDefault="000F3CE2" w:rsidP="00650940">
            <w:pPr>
              <w:spacing w:line="276" w:lineRule="auto"/>
              <w:jc w:val="center"/>
            </w:pPr>
            <w:r w:rsidRPr="00A75E6F">
              <w:t>A+A</w:t>
            </w:r>
            <w:r w:rsidRPr="00A75E6F">
              <w:rPr>
                <w:vertAlign w:val="superscript"/>
              </w:rPr>
              <w:t xml:space="preserve">2 </w:t>
            </w:r>
            <w:r w:rsidRPr="00A75E6F">
              <w:t>+R+H</w:t>
            </w:r>
          </w:p>
        </w:tc>
        <w:tc>
          <w:tcPr>
            <w:tcW w:w="1800" w:type="dxa"/>
            <w:tcBorders>
              <w:top w:val="nil"/>
              <w:bottom w:val="nil"/>
            </w:tcBorders>
            <w:vAlign w:val="center"/>
            <w:tcPrChange w:id="329" w:author="Prouty, Cody S." w:date="2022-05-31T09:55:00Z">
              <w:tcPr>
                <w:tcW w:w="1800" w:type="dxa"/>
                <w:vAlign w:val="center"/>
              </w:tcPr>
            </w:tcPrChange>
          </w:tcPr>
          <w:p w14:paraId="6E99BD65" w14:textId="05D69E98" w:rsidR="00650940" w:rsidRPr="00A75E6F" w:rsidRDefault="00650940" w:rsidP="00650940">
            <w:pPr>
              <w:spacing w:line="276" w:lineRule="auto"/>
              <w:jc w:val="center"/>
            </w:pPr>
            <w:r w:rsidRPr="00A75E6F">
              <w:t>A | H</w:t>
            </w:r>
          </w:p>
        </w:tc>
        <w:tc>
          <w:tcPr>
            <w:tcW w:w="900" w:type="dxa"/>
            <w:tcBorders>
              <w:top w:val="nil"/>
              <w:bottom w:val="nil"/>
            </w:tcBorders>
            <w:vAlign w:val="center"/>
            <w:tcPrChange w:id="330" w:author="Prouty, Cody S." w:date="2022-05-31T09:55:00Z">
              <w:tcPr>
                <w:tcW w:w="900" w:type="dxa"/>
                <w:vAlign w:val="center"/>
              </w:tcPr>
            </w:tcPrChange>
          </w:tcPr>
          <w:p w14:paraId="579B6B83" w14:textId="27C2A250" w:rsidR="000F3CE2" w:rsidRPr="00A75E6F" w:rsidRDefault="000F3CE2" w:rsidP="000F3CE2">
            <w:pPr>
              <w:spacing w:line="276" w:lineRule="auto"/>
              <w:jc w:val="center"/>
            </w:pPr>
            <w:r w:rsidRPr="00A75E6F">
              <w:t>7</w:t>
            </w:r>
          </w:p>
        </w:tc>
        <w:tc>
          <w:tcPr>
            <w:tcW w:w="1530" w:type="dxa"/>
            <w:tcBorders>
              <w:top w:val="nil"/>
              <w:bottom w:val="nil"/>
            </w:tcBorders>
            <w:vAlign w:val="center"/>
            <w:tcPrChange w:id="331" w:author="Prouty, Cody S." w:date="2022-05-31T09:55:00Z">
              <w:tcPr>
                <w:tcW w:w="1530" w:type="dxa"/>
                <w:vAlign w:val="center"/>
              </w:tcPr>
            </w:tcPrChange>
          </w:tcPr>
          <w:p w14:paraId="1B03B7D1" w14:textId="50D79B02" w:rsidR="00650940" w:rsidRPr="00A75E6F" w:rsidRDefault="000F3CE2" w:rsidP="00650940">
            <w:pPr>
              <w:spacing w:line="276" w:lineRule="auto"/>
              <w:jc w:val="center"/>
            </w:pPr>
            <w:r w:rsidRPr="00A75E6F">
              <w:t>3347.8</w:t>
            </w:r>
          </w:p>
        </w:tc>
        <w:tc>
          <w:tcPr>
            <w:tcW w:w="1350" w:type="dxa"/>
            <w:tcBorders>
              <w:top w:val="nil"/>
              <w:bottom w:val="nil"/>
            </w:tcBorders>
            <w:vAlign w:val="center"/>
            <w:tcPrChange w:id="332" w:author="Prouty, Cody S." w:date="2022-05-31T09:55:00Z">
              <w:tcPr>
                <w:tcW w:w="1350" w:type="dxa"/>
                <w:vAlign w:val="center"/>
              </w:tcPr>
            </w:tcPrChange>
          </w:tcPr>
          <w:p w14:paraId="78AF8498" w14:textId="4D059ABD" w:rsidR="00650940" w:rsidRPr="00A75E6F" w:rsidRDefault="000F3CE2" w:rsidP="00650940">
            <w:pPr>
              <w:spacing w:line="276" w:lineRule="auto"/>
              <w:jc w:val="center"/>
            </w:pPr>
            <w:r w:rsidRPr="00A75E6F">
              <w:t>4.80</w:t>
            </w:r>
          </w:p>
        </w:tc>
        <w:tc>
          <w:tcPr>
            <w:tcW w:w="1625" w:type="dxa"/>
            <w:tcBorders>
              <w:top w:val="nil"/>
              <w:bottom w:val="nil"/>
              <w:right w:val="nil"/>
            </w:tcBorders>
            <w:vAlign w:val="center"/>
            <w:tcPrChange w:id="333" w:author="Prouty, Cody S." w:date="2022-05-31T09:55:00Z">
              <w:tcPr>
                <w:tcW w:w="1625" w:type="dxa"/>
                <w:vAlign w:val="center"/>
              </w:tcPr>
            </w:tcPrChange>
          </w:tcPr>
          <w:p w14:paraId="4FA46702" w14:textId="0F736407" w:rsidR="00650940" w:rsidRPr="00A75E6F" w:rsidRDefault="00F700E1" w:rsidP="00650940">
            <w:pPr>
              <w:spacing w:line="276" w:lineRule="auto"/>
              <w:jc w:val="center"/>
            </w:pPr>
            <w:r w:rsidRPr="00A75E6F">
              <w:t>0.025</w:t>
            </w:r>
          </w:p>
        </w:tc>
      </w:tr>
      <w:tr w:rsidR="00650940" w14:paraId="105C04A7" w14:textId="71108F64" w:rsidTr="005225E3">
        <w:trPr>
          <w:trHeight w:val="576"/>
          <w:jc w:val="center"/>
          <w:trPrChange w:id="334" w:author="Prouty, Cody S." w:date="2022-05-31T09:55:00Z">
            <w:trPr>
              <w:trHeight w:val="576"/>
              <w:jc w:val="center"/>
            </w:trPr>
          </w:trPrChange>
        </w:trPr>
        <w:tc>
          <w:tcPr>
            <w:tcW w:w="535" w:type="dxa"/>
            <w:tcBorders>
              <w:top w:val="nil"/>
              <w:left w:val="nil"/>
              <w:bottom w:val="nil"/>
            </w:tcBorders>
            <w:vAlign w:val="center"/>
            <w:tcPrChange w:id="335" w:author="Prouty, Cody S." w:date="2022-05-31T09:55:00Z">
              <w:tcPr>
                <w:tcW w:w="535" w:type="dxa"/>
                <w:vAlign w:val="center"/>
              </w:tcPr>
            </w:tcPrChange>
          </w:tcPr>
          <w:p w14:paraId="29E589AE" w14:textId="0C612900" w:rsidR="00650940" w:rsidRPr="00A75E6F" w:rsidRDefault="00650940" w:rsidP="00650940">
            <w:pPr>
              <w:spacing w:line="276" w:lineRule="auto"/>
              <w:jc w:val="center"/>
            </w:pPr>
            <w:r w:rsidRPr="00A75E6F">
              <w:t>11</w:t>
            </w:r>
          </w:p>
        </w:tc>
        <w:tc>
          <w:tcPr>
            <w:tcW w:w="2250" w:type="dxa"/>
            <w:tcBorders>
              <w:top w:val="nil"/>
              <w:bottom w:val="nil"/>
            </w:tcBorders>
            <w:vAlign w:val="center"/>
            <w:tcPrChange w:id="336" w:author="Prouty, Cody S." w:date="2022-05-31T09:55:00Z">
              <w:tcPr>
                <w:tcW w:w="2250" w:type="dxa"/>
                <w:vAlign w:val="center"/>
              </w:tcPr>
            </w:tcPrChange>
          </w:tcPr>
          <w:p w14:paraId="65DFA16A" w14:textId="6EFBF38E" w:rsidR="00650940" w:rsidRPr="00A75E6F" w:rsidRDefault="00F700E1" w:rsidP="00650940">
            <w:pPr>
              <w:spacing w:line="276" w:lineRule="auto"/>
              <w:jc w:val="center"/>
            </w:pPr>
            <w:r w:rsidRPr="00A75E6F">
              <w:t>A+A</w:t>
            </w:r>
            <w:r w:rsidRPr="00A75E6F">
              <w:rPr>
                <w:vertAlign w:val="superscript"/>
              </w:rPr>
              <w:t xml:space="preserve">2 </w:t>
            </w:r>
            <w:r w:rsidRPr="00A75E6F">
              <w:t>+T+R</w:t>
            </w:r>
          </w:p>
        </w:tc>
        <w:tc>
          <w:tcPr>
            <w:tcW w:w="1800" w:type="dxa"/>
            <w:tcBorders>
              <w:top w:val="nil"/>
              <w:bottom w:val="nil"/>
            </w:tcBorders>
            <w:vAlign w:val="center"/>
            <w:tcPrChange w:id="337" w:author="Prouty, Cody S." w:date="2022-05-31T09:55:00Z">
              <w:tcPr>
                <w:tcW w:w="1800" w:type="dxa"/>
                <w:vAlign w:val="center"/>
              </w:tcPr>
            </w:tcPrChange>
          </w:tcPr>
          <w:p w14:paraId="4F40569B" w14:textId="77470D9A" w:rsidR="00650940" w:rsidRPr="00A75E6F" w:rsidRDefault="00F700E1" w:rsidP="00650940">
            <w:pPr>
              <w:spacing w:line="276" w:lineRule="auto"/>
              <w:jc w:val="center"/>
            </w:pPr>
            <w:r w:rsidRPr="00A75E6F">
              <w:t>A | H</w:t>
            </w:r>
          </w:p>
        </w:tc>
        <w:tc>
          <w:tcPr>
            <w:tcW w:w="900" w:type="dxa"/>
            <w:tcBorders>
              <w:top w:val="nil"/>
              <w:bottom w:val="nil"/>
            </w:tcBorders>
            <w:vAlign w:val="center"/>
            <w:tcPrChange w:id="338" w:author="Prouty, Cody S." w:date="2022-05-31T09:55:00Z">
              <w:tcPr>
                <w:tcW w:w="900" w:type="dxa"/>
                <w:vAlign w:val="center"/>
              </w:tcPr>
            </w:tcPrChange>
          </w:tcPr>
          <w:p w14:paraId="23F5A25A" w14:textId="65BE5521" w:rsidR="00650940" w:rsidRPr="00A75E6F" w:rsidRDefault="000F3CE2" w:rsidP="00650940">
            <w:pPr>
              <w:spacing w:line="276" w:lineRule="auto"/>
              <w:jc w:val="center"/>
            </w:pPr>
            <w:r w:rsidRPr="00A75E6F">
              <w:t>7</w:t>
            </w:r>
          </w:p>
        </w:tc>
        <w:tc>
          <w:tcPr>
            <w:tcW w:w="1530" w:type="dxa"/>
            <w:tcBorders>
              <w:top w:val="nil"/>
              <w:bottom w:val="nil"/>
            </w:tcBorders>
            <w:vAlign w:val="center"/>
            <w:tcPrChange w:id="339" w:author="Prouty, Cody S." w:date="2022-05-31T09:55:00Z">
              <w:tcPr>
                <w:tcW w:w="1530" w:type="dxa"/>
                <w:vAlign w:val="center"/>
              </w:tcPr>
            </w:tcPrChange>
          </w:tcPr>
          <w:p w14:paraId="72475A76" w14:textId="533F349A" w:rsidR="00650940" w:rsidRPr="00A75E6F" w:rsidRDefault="00F700E1" w:rsidP="00650940">
            <w:pPr>
              <w:spacing w:line="276" w:lineRule="auto"/>
              <w:jc w:val="center"/>
            </w:pPr>
            <w:r w:rsidRPr="00A75E6F">
              <w:t>3348.0</w:t>
            </w:r>
          </w:p>
        </w:tc>
        <w:tc>
          <w:tcPr>
            <w:tcW w:w="1350" w:type="dxa"/>
            <w:tcBorders>
              <w:top w:val="nil"/>
              <w:bottom w:val="nil"/>
            </w:tcBorders>
            <w:vAlign w:val="center"/>
            <w:tcPrChange w:id="340" w:author="Prouty, Cody S." w:date="2022-05-31T09:55:00Z">
              <w:tcPr>
                <w:tcW w:w="1350" w:type="dxa"/>
                <w:vAlign w:val="center"/>
              </w:tcPr>
            </w:tcPrChange>
          </w:tcPr>
          <w:p w14:paraId="36665F1F" w14:textId="0D4EE239" w:rsidR="00650940" w:rsidRPr="00A75E6F" w:rsidRDefault="000F3CE2" w:rsidP="00650940">
            <w:pPr>
              <w:spacing w:line="276" w:lineRule="auto"/>
              <w:jc w:val="center"/>
            </w:pPr>
            <w:r w:rsidRPr="00A75E6F">
              <w:t>4.98</w:t>
            </w:r>
          </w:p>
        </w:tc>
        <w:tc>
          <w:tcPr>
            <w:tcW w:w="1625" w:type="dxa"/>
            <w:tcBorders>
              <w:top w:val="nil"/>
              <w:bottom w:val="nil"/>
              <w:right w:val="nil"/>
            </w:tcBorders>
            <w:vAlign w:val="center"/>
            <w:tcPrChange w:id="341" w:author="Prouty, Cody S." w:date="2022-05-31T09:55:00Z">
              <w:tcPr>
                <w:tcW w:w="1625" w:type="dxa"/>
                <w:vAlign w:val="center"/>
              </w:tcPr>
            </w:tcPrChange>
          </w:tcPr>
          <w:p w14:paraId="2359DD1A" w14:textId="54467C41" w:rsidR="00650940" w:rsidRPr="00A75E6F" w:rsidRDefault="00F700E1" w:rsidP="00650940">
            <w:pPr>
              <w:spacing w:line="276" w:lineRule="auto"/>
              <w:jc w:val="center"/>
            </w:pPr>
            <w:r w:rsidRPr="00A75E6F">
              <w:t>0.023</w:t>
            </w:r>
          </w:p>
        </w:tc>
      </w:tr>
      <w:tr w:rsidR="00650940" w14:paraId="58E13B7C" w14:textId="4983E5F8" w:rsidTr="005225E3">
        <w:trPr>
          <w:trHeight w:val="576"/>
          <w:jc w:val="center"/>
          <w:trPrChange w:id="342" w:author="Prouty, Cody S." w:date="2022-05-31T09:55:00Z">
            <w:trPr>
              <w:trHeight w:val="576"/>
              <w:jc w:val="center"/>
            </w:trPr>
          </w:trPrChange>
        </w:trPr>
        <w:tc>
          <w:tcPr>
            <w:tcW w:w="535" w:type="dxa"/>
            <w:tcBorders>
              <w:top w:val="nil"/>
              <w:left w:val="nil"/>
              <w:bottom w:val="nil"/>
            </w:tcBorders>
            <w:vAlign w:val="center"/>
            <w:tcPrChange w:id="343" w:author="Prouty, Cody S." w:date="2022-05-31T09:55:00Z">
              <w:tcPr>
                <w:tcW w:w="535" w:type="dxa"/>
                <w:vAlign w:val="center"/>
              </w:tcPr>
            </w:tcPrChange>
          </w:tcPr>
          <w:p w14:paraId="337DC0D1" w14:textId="59D9C924" w:rsidR="00650940" w:rsidRPr="00A75E6F" w:rsidRDefault="00650940" w:rsidP="00650940">
            <w:pPr>
              <w:spacing w:line="276" w:lineRule="auto"/>
              <w:jc w:val="center"/>
            </w:pPr>
            <w:r w:rsidRPr="00A75E6F">
              <w:t>12</w:t>
            </w:r>
          </w:p>
        </w:tc>
        <w:tc>
          <w:tcPr>
            <w:tcW w:w="2250" w:type="dxa"/>
            <w:tcBorders>
              <w:top w:val="nil"/>
              <w:bottom w:val="nil"/>
            </w:tcBorders>
            <w:vAlign w:val="center"/>
            <w:tcPrChange w:id="344" w:author="Prouty, Cody S." w:date="2022-05-31T09:55:00Z">
              <w:tcPr>
                <w:tcW w:w="2250" w:type="dxa"/>
                <w:vAlign w:val="center"/>
              </w:tcPr>
            </w:tcPrChange>
          </w:tcPr>
          <w:p w14:paraId="7A5ADC1A" w14:textId="755E575D" w:rsidR="00650940" w:rsidRPr="00A75E6F" w:rsidRDefault="00F700E1" w:rsidP="00650940">
            <w:pPr>
              <w:spacing w:line="276" w:lineRule="auto"/>
              <w:jc w:val="center"/>
            </w:pPr>
            <w:r w:rsidRPr="00A75E6F">
              <w:t>A+A</w:t>
            </w:r>
            <w:r w:rsidRPr="00A75E6F">
              <w:rPr>
                <w:vertAlign w:val="superscript"/>
              </w:rPr>
              <w:t xml:space="preserve">2 </w:t>
            </w:r>
            <w:r w:rsidRPr="00A75E6F">
              <w:t>+R</w:t>
            </w:r>
          </w:p>
        </w:tc>
        <w:tc>
          <w:tcPr>
            <w:tcW w:w="1800" w:type="dxa"/>
            <w:tcBorders>
              <w:top w:val="nil"/>
              <w:bottom w:val="nil"/>
            </w:tcBorders>
            <w:vAlign w:val="center"/>
            <w:tcPrChange w:id="345" w:author="Prouty, Cody S." w:date="2022-05-31T09:55:00Z">
              <w:tcPr>
                <w:tcW w:w="1800" w:type="dxa"/>
                <w:vAlign w:val="center"/>
              </w:tcPr>
            </w:tcPrChange>
          </w:tcPr>
          <w:p w14:paraId="0ABACAE8" w14:textId="7BE1D4DD" w:rsidR="00650940" w:rsidRPr="00A75E6F" w:rsidRDefault="00F700E1" w:rsidP="00650940">
            <w:pPr>
              <w:spacing w:line="276" w:lineRule="auto"/>
              <w:jc w:val="center"/>
            </w:pPr>
            <w:r w:rsidRPr="00A75E6F">
              <w:t>A | H</w:t>
            </w:r>
          </w:p>
        </w:tc>
        <w:tc>
          <w:tcPr>
            <w:tcW w:w="900" w:type="dxa"/>
            <w:tcBorders>
              <w:top w:val="nil"/>
              <w:bottom w:val="nil"/>
            </w:tcBorders>
            <w:vAlign w:val="center"/>
            <w:tcPrChange w:id="346" w:author="Prouty, Cody S." w:date="2022-05-31T09:55:00Z">
              <w:tcPr>
                <w:tcW w:w="900" w:type="dxa"/>
                <w:vAlign w:val="center"/>
              </w:tcPr>
            </w:tcPrChange>
          </w:tcPr>
          <w:p w14:paraId="4A9466FE" w14:textId="51D4BE82" w:rsidR="00650940" w:rsidRPr="00A75E6F" w:rsidRDefault="000F3CE2" w:rsidP="00650940">
            <w:pPr>
              <w:spacing w:line="276" w:lineRule="auto"/>
              <w:jc w:val="center"/>
            </w:pPr>
            <w:r w:rsidRPr="00A75E6F">
              <w:t>6</w:t>
            </w:r>
          </w:p>
        </w:tc>
        <w:tc>
          <w:tcPr>
            <w:tcW w:w="1530" w:type="dxa"/>
            <w:tcBorders>
              <w:top w:val="nil"/>
              <w:bottom w:val="nil"/>
            </w:tcBorders>
            <w:vAlign w:val="center"/>
            <w:tcPrChange w:id="347" w:author="Prouty, Cody S." w:date="2022-05-31T09:55:00Z">
              <w:tcPr>
                <w:tcW w:w="1530" w:type="dxa"/>
                <w:vAlign w:val="center"/>
              </w:tcPr>
            </w:tcPrChange>
          </w:tcPr>
          <w:p w14:paraId="3B06EAB1" w14:textId="7D6C0297" w:rsidR="00650940" w:rsidRPr="00A75E6F" w:rsidRDefault="00F700E1" w:rsidP="00650940">
            <w:pPr>
              <w:spacing w:line="276" w:lineRule="auto"/>
              <w:jc w:val="center"/>
            </w:pPr>
            <w:r w:rsidRPr="00A75E6F">
              <w:t>3348.1</w:t>
            </w:r>
          </w:p>
        </w:tc>
        <w:tc>
          <w:tcPr>
            <w:tcW w:w="1350" w:type="dxa"/>
            <w:tcBorders>
              <w:top w:val="nil"/>
              <w:bottom w:val="nil"/>
            </w:tcBorders>
            <w:vAlign w:val="center"/>
            <w:tcPrChange w:id="348" w:author="Prouty, Cody S." w:date="2022-05-31T09:55:00Z">
              <w:tcPr>
                <w:tcW w:w="1350" w:type="dxa"/>
                <w:vAlign w:val="center"/>
              </w:tcPr>
            </w:tcPrChange>
          </w:tcPr>
          <w:p w14:paraId="13665BEC" w14:textId="09B4D035" w:rsidR="00650940" w:rsidRPr="00A75E6F" w:rsidRDefault="000F3CE2" w:rsidP="00650940">
            <w:pPr>
              <w:spacing w:line="276" w:lineRule="auto"/>
              <w:jc w:val="center"/>
            </w:pPr>
            <w:r w:rsidRPr="00A75E6F">
              <w:t>5.12</w:t>
            </w:r>
          </w:p>
        </w:tc>
        <w:tc>
          <w:tcPr>
            <w:tcW w:w="1625" w:type="dxa"/>
            <w:tcBorders>
              <w:top w:val="nil"/>
              <w:bottom w:val="nil"/>
              <w:right w:val="nil"/>
            </w:tcBorders>
            <w:vAlign w:val="center"/>
            <w:tcPrChange w:id="349" w:author="Prouty, Cody S." w:date="2022-05-31T09:55:00Z">
              <w:tcPr>
                <w:tcW w:w="1625" w:type="dxa"/>
                <w:vAlign w:val="center"/>
              </w:tcPr>
            </w:tcPrChange>
          </w:tcPr>
          <w:p w14:paraId="641A256C" w14:textId="65AA072F" w:rsidR="00650940" w:rsidRPr="00A75E6F" w:rsidRDefault="00F700E1" w:rsidP="00650940">
            <w:pPr>
              <w:spacing w:line="276" w:lineRule="auto"/>
              <w:jc w:val="center"/>
            </w:pPr>
            <w:r w:rsidRPr="00A75E6F">
              <w:t>0.022</w:t>
            </w:r>
          </w:p>
        </w:tc>
      </w:tr>
      <w:tr w:rsidR="00650940" w14:paraId="496CF489" w14:textId="77777777" w:rsidTr="005225E3">
        <w:trPr>
          <w:trHeight w:val="576"/>
          <w:jc w:val="center"/>
          <w:trPrChange w:id="350" w:author="Prouty, Cody S." w:date="2022-05-31T09:55:00Z">
            <w:trPr>
              <w:trHeight w:val="576"/>
              <w:jc w:val="center"/>
            </w:trPr>
          </w:trPrChange>
        </w:trPr>
        <w:tc>
          <w:tcPr>
            <w:tcW w:w="535" w:type="dxa"/>
            <w:tcBorders>
              <w:top w:val="nil"/>
              <w:left w:val="nil"/>
              <w:bottom w:val="nil"/>
            </w:tcBorders>
            <w:vAlign w:val="center"/>
            <w:tcPrChange w:id="351" w:author="Prouty, Cody S." w:date="2022-05-31T09:55:00Z">
              <w:tcPr>
                <w:tcW w:w="535" w:type="dxa"/>
                <w:vAlign w:val="center"/>
              </w:tcPr>
            </w:tcPrChange>
          </w:tcPr>
          <w:p w14:paraId="779C6B83" w14:textId="3552FA56" w:rsidR="00650940" w:rsidRPr="00A75E6F" w:rsidRDefault="00650940" w:rsidP="00650940">
            <w:pPr>
              <w:spacing w:line="276" w:lineRule="auto"/>
              <w:jc w:val="center"/>
            </w:pPr>
            <w:r w:rsidRPr="00A75E6F">
              <w:t>13</w:t>
            </w:r>
          </w:p>
        </w:tc>
        <w:tc>
          <w:tcPr>
            <w:tcW w:w="2250" w:type="dxa"/>
            <w:tcBorders>
              <w:top w:val="nil"/>
              <w:bottom w:val="nil"/>
            </w:tcBorders>
            <w:vAlign w:val="center"/>
            <w:tcPrChange w:id="352" w:author="Prouty, Cody S." w:date="2022-05-31T09:55:00Z">
              <w:tcPr>
                <w:tcW w:w="2250" w:type="dxa"/>
                <w:vAlign w:val="center"/>
              </w:tcPr>
            </w:tcPrChange>
          </w:tcPr>
          <w:p w14:paraId="46D5740E" w14:textId="1851724B" w:rsidR="00650940" w:rsidRPr="00A75E6F" w:rsidRDefault="00F700E1" w:rsidP="00650940">
            <w:pPr>
              <w:spacing w:line="276" w:lineRule="auto"/>
              <w:jc w:val="center"/>
            </w:pPr>
            <w:r w:rsidRPr="00A75E6F">
              <w:t>A+A</w:t>
            </w:r>
            <w:r w:rsidRPr="00A75E6F">
              <w:rPr>
                <w:vertAlign w:val="superscript"/>
              </w:rPr>
              <w:t xml:space="preserve">2 </w:t>
            </w:r>
            <w:r w:rsidRPr="00A75E6F">
              <w:t>+RF+R+H</w:t>
            </w:r>
          </w:p>
        </w:tc>
        <w:tc>
          <w:tcPr>
            <w:tcW w:w="1800" w:type="dxa"/>
            <w:tcBorders>
              <w:top w:val="nil"/>
              <w:bottom w:val="nil"/>
            </w:tcBorders>
            <w:vAlign w:val="center"/>
            <w:tcPrChange w:id="353" w:author="Prouty, Cody S." w:date="2022-05-31T09:55:00Z">
              <w:tcPr>
                <w:tcW w:w="1800" w:type="dxa"/>
                <w:vAlign w:val="center"/>
              </w:tcPr>
            </w:tcPrChange>
          </w:tcPr>
          <w:p w14:paraId="05D2137B" w14:textId="7E26D58B" w:rsidR="00650940" w:rsidRPr="00A75E6F" w:rsidRDefault="00F700E1" w:rsidP="00650940">
            <w:pPr>
              <w:spacing w:line="276" w:lineRule="auto"/>
              <w:jc w:val="center"/>
            </w:pPr>
            <w:r w:rsidRPr="00A75E6F">
              <w:t>A | H</w:t>
            </w:r>
          </w:p>
        </w:tc>
        <w:tc>
          <w:tcPr>
            <w:tcW w:w="900" w:type="dxa"/>
            <w:tcBorders>
              <w:top w:val="nil"/>
              <w:bottom w:val="nil"/>
            </w:tcBorders>
            <w:vAlign w:val="center"/>
            <w:tcPrChange w:id="354" w:author="Prouty, Cody S." w:date="2022-05-31T09:55:00Z">
              <w:tcPr>
                <w:tcW w:w="900" w:type="dxa"/>
                <w:vAlign w:val="center"/>
              </w:tcPr>
            </w:tcPrChange>
          </w:tcPr>
          <w:p w14:paraId="674219B7" w14:textId="699D742A" w:rsidR="00650940" w:rsidRPr="00A75E6F" w:rsidRDefault="000F3CE2" w:rsidP="00650940">
            <w:pPr>
              <w:spacing w:line="276" w:lineRule="auto"/>
              <w:jc w:val="center"/>
            </w:pPr>
            <w:r w:rsidRPr="00A75E6F">
              <w:t>8</w:t>
            </w:r>
          </w:p>
        </w:tc>
        <w:tc>
          <w:tcPr>
            <w:tcW w:w="1530" w:type="dxa"/>
            <w:tcBorders>
              <w:top w:val="nil"/>
              <w:bottom w:val="nil"/>
            </w:tcBorders>
            <w:vAlign w:val="center"/>
            <w:tcPrChange w:id="355" w:author="Prouty, Cody S." w:date="2022-05-31T09:55:00Z">
              <w:tcPr>
                <w:tcW w:w="1530" w:type="dxa"/>
                <w:vAlign w:val="center"/>
              </w:tcPr>
            </w:tcPrChange>
          </w:tcPr>
          <w:p w14:paraId="6DE17EFC" w14:textId="2571DFD5" w:rsidR="00650940" w:rsidRPr="00A75E6F" w:rsidRDefault="00F700E1" w:rsidP="00650940">
            <w:pPr>
              <w:spacing w:line="276" w:lineRule="auto"/>
              <w:jc w:val="center"/>
            </w:pPr>
            <w:r w:rsidRPr="00A75E6F">
              <w:t>3348.9</w:t>
            </w:r>
          </w:p>
        </w:tc>
        <w:tc>
          <w:tcPr>
            <w:tcW w:w="1350" w:type="dxa"/>
            <w:tcBorders>
              <w:top w:val="nil"/>
              <w:bottom w:val="nil"/>
            </w:tcBorders>
            <w:vAlign w:val="center"/>
            <w:tcPrChange w:id="356" w:author="Prouty, Cody S." w:date="2022-05-31T09:55:00Z">
              <w:tcPr>
                <w:tcW w:w="1350" w:type="dxa"/>
                <w:vAlign w:val="center"/>
              </w:tcPr>
            </w:tcPrChange>
          </w:tcPr>
          <w:p w14:paraId="7ED16CE6" w14:textId="59778C78" w:rsidR="00650940" w:rsidRPr="00A75E6F" w:rsidRDefault="000F3CE2" w:rsidP="00650940">
            <w:pPr>
              <w:spacing w:line="276" w:lineRule="auto"/>
              <w:jc w:val="center"/>
            </w:pPr>
            <w:r w:rsidRPr="00A75E6F">
              <w:t>5.88</w:t>
            </w:r>
          </w:p>
        </w:tc>
        <w:tc>
          <w:tcPr>
            <w:tcW w:w="1625" w:type="dxa"/>
            <w:tcBorders>
              <w:top w:val="nil"/>
              <w:bottom w:val="nil"/>
              <w:right w:val="nil"/>
            </w:tcBorders>
            <w:vAlign w:val="center"/>
            <w:tcPrChange w:id="357" w:author="Prouty, Cody S." w:date="2022-05-31T09:55:00Z">
              <w:tcPr>
                <w:tcW w:w="1625" w:type="dxa"/>
                <w:vAlign w:val="center"/>
              </w:tcPr>
            </w:tcPrChange>
          </w:tcPr>
          <w:p w14:paraId="434BAE5D" w14:textId="4A4BC55A" w:rsidR="00650940" w:rsidRPr="00A75E6F" w:rsidRDefault="00F700E1" w:rsidP="00650940">
            <w:pPr>
              <w:spacing w:line="276" w:lineRule="auto"/>
              <w:jc w:val="center"/>
            </w:pPr>
            <w:r w:rsidRPr="00A75E6F">
              <w:t>0.015</w:t>
            </w:r>
          </w:p>
        </w:tc>
      </w:tr>
      <w:tr w:rsidR="00650940" w14:paraId="2F61BC7E" w14:textId="77777777" w:rsidTr="005225E3">
        <w:trPr>
          <w:trHeight w:val="576"/>
          <w:jc w:val="center"/>
          <w:trPrChange w:id="358" w:author="Prouty, Cody S." w:date="2022-05-31T09:55:00Z">
            <w:trPr>
              <w:trHeight w:val="576"/>
              <w:jc w:val="center"/>
            </w:trPr>
          </w:trPrChange>
        </w:trPr>
        <w:tc>
          <w:tcPr>
            <w:tcW w:w="535" w:type="dxa"/>
            <w:tcBorders>
              <w:top w:val="nil"/>
              <w:left w:val="nil"/>
              <w:bottom w:val="nil"/>
            </w:tcBorders>
            <w:vAlign w:val="center"/>
            <w:tcPrChange w:id="359" w:author="Prouty, Cody S." w:date="2022-05-31T09:55:00Z">
              <w:tcPr>
                <w:tcW w:w="535" w:type="dxa"/>
                <w:vAlign w:val="center"/>
              </w:tcPr>
            </w:tcPrChange>
          </w:tcPr>
          <w:p w14:paraId="288AFBF8" w14:textId="6C7D86CE" w:rsidR="00650940" w:rsidRPr="00A75E6F" w:rsidRDefault="00650940" w:rsidP="00650940">
            <w:pPr>
              <w:spacing w:line="276" w:lineRule="auto"/>
              <w:jc w:val="center"/>
            </w:pPr>
            <w:r w:rsidRPr="00A75E6F">
              <w:t>14</w:t>
            </w:r>
          </w:p>
        </w:tc>
        <w:tc>
          <w:tcPr>
            <w:tcW w:w="2250" w:type="dxa"/>
            <w:tcBorders>
              <w:top w:val="nil"/>
              <w:bottom w:val="nil"/>
            </w:tcBorders>
            <w:vAlign w:val="center"/>
            <w:tcPrChange w:id="360" w:author="Prouty, Cody S." w:date="2022-05-31T09:55:00Z">
              <w:tcPr>
                <w:tcW w:w="2250" w:type="dxa"/>
                <w:vAlign w:val="center"/>
              </w:tcPr>
            </w:tcPrChange>
          </w:tcPr>
          <w:p w14:paraId="76F1218C" w14:textId="16A5816E" w:rsidR="00650940" w:rsidRPr="00A75E6F" w:rsidRDefault="00F700E1" w:rsidP="00650940">
            <w:pPr>
              <w:spacing w:line="276" w:lineRule="auto"/>
              <w:jc w:val="center"/>
            </w:pPr>
            <w:r w:rsidRPr="00A75E6F">
              <w:t>A+A</w:t>
            </w:r>
            <w:r w:rsidRPr="00A75E6F">
              <w:rPr>
                <w:vertAlign w:val="superscript"/>
              </w:rPr>
              <w:t xml:space="preserve">2 </w:t>
            </w:r>
            <w:r w:rsidRPr="00A75E6F">
              <w:t>+T+RF+R</w:t>
            </w:r>
          </w:p>
        </w:tc>
        <w:tc>
          <w:tcPr>
            <w:tcW w:w="1800" w:type="dxa"/>
            <w:tcBorders>
              <w:top w:val="nil"/>
              <w:bottom w:val="nil"/>
            </w:tcBorders>
            <w:vAlign w:val="center"/>
            <w:tcPrChange w:id="361" w:author="Prouty, Cody S." w:date="2022-05-31T09:55:00Z">
              <w:tcPr>
                <w:tcW w:w="1800" w:type="dxa"/>
                <w:vAlign w:val="center"/>
              </w:tcPr>
            </w:tcPrChange>
          </w:tcPr>
          <w:p w14:paraId="1BA0EA81" w14:textId="32DB315B" w:rsidR="00650940" w:rsidRPr="00A75E6F" w:rsidRDefault="00F700E1" w:rsidP="00650940">
            <w:pPr>
              <w:spacing w:line="276" w:lineRule="auto"/>
              <w:jc w:val="center"/>
            </w:pPr>
            <w:r w:rsidRPr="00A75E6F">
              <w:t>A | H</w:t>
            </w:r>
          </w:p>
        </w:tc>
        <w:tc>
          <w:tcPr>
            <w:tcW w:w="900" w:type="dxa"/>
            <w:tcBorders>
              <w:top w:val="nil"/>
              <w:bottom w:val="nil"/>
            </w:tcBorders>
            <w:vAlign w:val="center"/>
            <w:tcPrChange w:id="362" w:author="Prouty, Cody S." w:date="2022-05-31T09:55:00Z">
              <w:tcPr>
                <w:tcW w:w="900" w:type="dxa"/>
                <w:vAlign w:val="center"/>
              </w:tcPr>
            </w:tcPrChange>
          </w:tcPr>
          <w:p w14:paraId="0751070C" w14:textId="587E6186" w:rsidR="00650940" w:rsidRPr="00A75E6F" w:rsidRDefault="000F3CE2" w:rsidP="00650940">
            <w:pPr>
              <w:spacing w:line="276" w:lineRule="auto"/>
              <w:jc w:val="center"/>
            </w:pPr>
            <w:r w:rsidRPr="00A75E6F">
              <w:t>8</w:t>
            </w:r>
          </w:p>
        </w:tc>
        <w:tc>
          <w:tcPr>
            <w:tcW w:w="1530" w:type="dxa"/>
            <w:tcBorders>
              <w:top w:val="nil"/>
              <w:bottom w:val="nil"/>
            </w:tcBorders>
            <w:vAlign w:val="center"/>
            <w:tcPrChange w:id="363" w:author="Prouty, Cody S." w:date="2022-05-31T09:55:00Z">
              <w:tcPr>
                <w:tcW w:w="1530" w:type="dxa"/>
                <w:vAlign w:val="center"/>
              </w:tcPr>
            </w:tcPrChange>
          </w:tcPr>
          <w:p w14:paraId="4A8802F8" w14:textId="7E8E14FF" w:rsidR="00650940" w:rsidRPr="00A75E6F" w:rsidRDefault="00F700E1" w:rsidP="00650940">
            <w:pPr>
              <w:spacing w:line="276" w:lineRule="auto"/>
              <w:jc w:val="center"/>
            </w:pPr>
            <w:r w:rsidRPr="00A75E6F">
              <w:t>3348.9</w:t>
            </w:r>
          </w:p>
        </w:tc>
        <w:tc>
          <w:tcPr>
            <w:tcW w:w="1350" w:type="dxa"/>
            <w:tcBorders>
              <w:top w:val="nil"/>
              <w:bottom w:val="nil"/>
            </w:tcBorders>
            <w:vAlign w:val="center"/>
            <w:tcPrChange w:id="364" w:author="Prouty, Cody S." w:date="2022-05-31T09:55:00Z">
              <w:tcPr>
                <w:tcW w:w="1350" w:type="dxa"/>
                <w:vAlign w:val="center"/>
              </w:tcPr>
            </w:tcPrChange>
          </w:tcPr>
          <w:p w14:paraId="5EE6B2FE" w14:textId="57EB8CDF" w:rsidR="00650940" w:rsidRPr="00A75E6F" w:rsidRDefault="000F3CE2" w:rsidP="00650940">
            <w:pPr>
              <w:spacing w:line="276" w:lineRule="auto"/>
              <w:jc w:val="center"/>
            </w:pPr>
            <w:r w:rsidRPr="00A75E6F">
              <w:t>5.95</w:t>
            </w:r>
          </w:p>
        </w:tc>
        <w:tc>
          <w:tcPr>
            <w:tcW w:w="1625" w:type="dxa"/>
            <w:tcBorders>
              <w:top w:val="nil"/>
              <w:bottom w:val="nil"/>
              <w:right w:val="nil"/>
            </w:tcBorders>
            <w:vAlign w:val="center"/>
            <w:tcPrChange w:id="365" w:author="Prouty, Cody S." w:date="2022-05-31T09:55:00Z">
              <w:tcPr>
                <w:tcW w:w="1625" w:type="dxa"/>
                <w:vAlign w:val="center"/>
              </w:tcPr>
            </w:tcPrChange>
          </w:tcPr>
          <w:p w14:paraId="536D9E60" w14:textId="25252E19" w:rsidR="00650940" w:rsidRPr="00A75E6F" w:rsidRDefault="00F700E1" w:rsidP="00650940">
            <w:pPr>
              <w:spacing w:line="276" w:lineRule="auto"/>
              <w:jc w:val="center"/>
            </w:pPr>
            <w:r w:rsidRPr="00A75E6F">
              <w:t>0.014</w:t>
            </w:r>
          </w:p>
        </w:tc>
      </w:tr>
      <w:tr w:rsidR="00650940" w14:paraId="495D1C2F" w14:textId="77777777" w:rsidTr="005225E3">
        <w:trPr>
          <w:trHeight w:val="576"/>
          <w:jc w:val="center"/>
          <w:trPrChange w:id="366" w:author="Prouty, Cody S." w:date="2022-05-31T09:55:00Z">
            <w:trPr>
              <w:trHeight w:val="576"/>
              <w:jc w:val="center"/>
            </w:trPr>
          </w:trPrChange>
        </w:trPr>
        <w:tc>
          <w:tcPr>
            <w:tcW w:w="535" w:type="dxa"/>
            <w:tcBorders>
              <w:top w:val="nil"/>
              <w:left w:val="nil"/>
              <w:bottom w:val="nil"/>
            </w:tcBorders>
            <w:vAlign w:val="center"/>
            <w:tcPrChange w:id="367" w:author="Prouty, Cody S." w:date="2022-05-31T09:55:00Z">
              <w:tcPr>
                <w:tcW w:w="535" w:type="dxa"/>
                <w:vAlign w:val="center"/>
              </w:tcPr>
            </w:tcPrChange>
          </w:tcPr>
          <w:p w14:paraId="4588559B" w14:textId="5215E47C" w:rsidR="00650940" w:rsidRPr="00A75E6F" w:rsidRDefault="00650940" w:rsidP="00650940">
            <w:pPr>
              <w:spacing w:line="276" w:lineRule="auto"/>
              <w:jc w:val="center"/>
            </w:pPr>
            <w:r w:rsidRPr="00A75E6F">
              <w:t>15</w:t>
            </w:r>
          </w:p>
        </w:tc>
        <w:tc>
          <w:tcPr>
            <w:tcW w:w="2250" w:type="dxa"/>
            <w:tcBorders>
              <w:top w:val="nil"/>
              <w:bottom w:val="nil"/>
            </w:tcBorders>
            <w:vAlign w:val="center"/>
            <w:tcPrChange w:id="368" w:author="Prouty, Cody S." w:date="2022-05-31T09:55:00Z">
              <w:tcPr>
                <w:tcW w:w="2250" w:type="dxa"/>
                <w:vAlign w:val="center"/>
              </w:tcPr>
            </w:tcPrChange>
          </w:tcPr>
          <w:p w14:paraId="1A48EEDB" w14:textId="4E8E154A" w:rsidR="00650940" w:rsidRPr="00A75E6F" w:rsidRDefault="00F700E1" w:rsidP="00650940">
            <w:pPr>
              <w:spacing w:line="276" w:lineRule="auto"/>
              <w:jc w:val="center"/>
            </w:pPr>
            <w:r w:rsidRPr="00A75E6F">
              <w:t>A+A</w:t>
            </w:r>
            <w:r w:rsidRPr="00A75E6F">
              <w:rPr>
                <w:vertAlign w:val="superscript"/>
              </w:rPr>
              <w:t xml:space="preserve">2 </w:t>
            </w:r>
            <w:r w:rsidRPr="00A75E6F">
              <w:t>+T+RF</w:t>
            </w:r>
          </w:p>
        </w:tc>
        <w:tc>
          <w:tcPr>
            <w:tcW w:w="1800" w:type="dxa"/>
            <w:tcBorders>
              <w:top w:val="nil"/>
              <w:bottom w:val="nil"/>
            </w:tcBorders>
            <w:vAlign w:val="center"/>
            <w:tcPrChange w:id="369" w:author="Prouty, Cody S." w:date="2022-05-31T09:55:00Z">
              <w:tcPr>
                <w:tcW w:w="1800" w:type="dxa"/>
                <w:vAlign w:val="center"/>
              </w:tcPr>
            </w:tcPrChange>
          </w:tcPr>
          <w:p w14:paraId="7B000F56" w14:textId="7B3FF28F" w:rsidR="00650940" w:rsidRPr="00A75E6F" w:rsidRDefault="00F700E1" w:rsidP="00650940">
            <w:pPr>
              <w:spacing w:line="276" w:lineRule="auto"/>
              <w:jc w:val="center"/>
            </w:pPr>
            <w:r w:rsidRPr="00A75E6F">
              <w:t>A | H</w:t>
            </w:r>
          </w:p>
        </w:tc>
        <w:tc>
          <w:tcPr>
            <w:tcW w:w="900" w:type="dxa"/>
            <w:tcBorders>
              <w:top w:val="nil"/>
              <w:bottom w:val="nil"/>
            </w:tcBorders>
            <w:vAlign w:val="center"/>
            <w:tcPrChange w:id="370" w:author="Prouty, Cody S." w:date="2022-05-31T09:55:00Z">
              <w:tcPr>
                <w:tcW w:w="900" w:type="dxa"/>
                <w:vAlign w:val="center"/>
              </w:tcPr>
            </w:tcPrChange>
          </w:tcPr>
          <w:p w14:paraId="4C5956E5" w14:textId="03702B99" w:rsidR="00650940" w:rsidRPr="00A75E6F" w:rsidRDefault="000F3CE2" w:rsidP="00650940">
            <w:pPr>
              <w:spacing w:line="276" w:lineRule="auto"/>
              <w:jc w:val="center"/>
            </w:pPr>
            <w:r w:rsidRPr="00A75E6F">
              <w:t>7</w:t>
            </w:r>
          </w:p>
        </w:tc>
        <w:tc>
          <w:tcPr>
            <w:tcW w:w="1530" w:type="dxa"/>
            <w:tcBorders>
              <w:top w:val="nil"/>
              <w:bottom w:val="nil"/>
            </w:tcBorders>
            <w:vAlign w:val="center"/>
            <w:tcPrChange w:id="371" w:author="Prouty, Cody S." w:date="2022-05-31T09:55:00Z">
              <w:tcPr>
                <w:tcW w:w="1530" w:type="dxa"/>
                <w:vAlign w:val="center"/>
              </w:tcPr>
            </w:tcPrChange>
          </w:tcPr>
          <w:p w14:paraId="1A676463" w14:textId="2831B468" w:rsidR="00650940" w:rsidRPr="00A75E6F" w:rsidRDefault="00F700E1" w:rsidP="00650940">
            <w:pPr>
              <w:spacing w:line="276" w:lineRule="auto"/>
              <w:jc w:val="center"/>
            </w:pPr>
            <w:r w:rsidRPr="00A75E6F">
              <w:t>3349.0</w:t>
            </w:r>
          </w:p>
        </w:tc>
        <w:tc>
          <w:tcPr>
            <w:tcW w:w="1350" w:type="dxa"/>
            <w:tcBorders>
              <w:top w:val="nil"/>
              <w:bottom w:val="nil"/>
            </w:tcBorders>
            <w:vAlign w:val="center"/>
            <w:tcPrChange w:id="372" w:author="Prouty, Cody S." w:date="2022-05-31T09:55:00Z">
              <w:tcPr>
                <w:tcW w:w="1350" w:type="dxa"/>
                <w:vAlign w:val="center"/>
              </w:tcPr>
            </w:tcPrChange>
          </w:tcPr>
          <w:p w14:paraId="0B82F19A" w14:textId="5961AC1D" w:rsidR="00650940" w:rsidRPr="00A75E6F" w:rsidRDefault="000F3CE2" w:rsidP="00650940">
            <w:pPr>
              <w:spacing w:line="276" w:lineRule="auto"/>
              <w:jc w:val="center"/>
            </w:pPr>
            <w:r w:rsidRPr="00A75E6F">
              <w:t>5.98</w:t>
            </w:r>
          </w:p>
        </w:tc>
        <w:tc>
          <w:tcPr>
            <w:tcW w:w="1625" w:type="dxa"/>
            <w:tcBorders>
              <w:top w:val="nil"/>
              <w:bottom w:val="nil"/>
              <w:right w:val="nil"/>
            </w:tcBorders>
            <w:vAlign w:val="center"/>
            <w:tcPrChange w:id="373" w:author="Prouty, Cody S." w:date="2022-05-31T09:55:00Z">
              <w:tcPr>
                <w:tcW w:w="1625" w:type="dxa"/>
                <w:vAlign w:val="center"/>
              </w:tcPr>
            </w:tcPrChange>
          </w:tcPr>
          <w:p w14:paraId="397B46EF" w14:textId="0B647B3F" w:rsidR="00650940" w:rsidRPr="00A75E6F" w:rsidRDefault="00F700E1" w:rsidP="00650940">
            <w:pPr>
              <w:spacing w:line="276" w:lineRule="auto"/>
              <w:jc w:val="center"/>
            </w:pPr>
            <w:r w:rsidRPr="00A75E6F">
              <w:t>0.014</w:t>
            </w:r>
          </w:p>
        </w:tc>
      </w:tr>
      <w:tr w:rsidR="00650940" w14:paraId="73B62756" w14:textId="77777777" w:rsidTr="005225E3">
        <w:trPr>
          <w:trHeight w:val="576"/>
          <w:jc w:val="center"/>
          <w:trPrChange w:id="374" w:author="Prouty, Cody S." w:date="2022-05-31T09:55:00Z">
            <w:trPr>
              <w:trHeight w:val="576"/>
              <w:jc w:val="center"/>
            </w:trPr>
          </w:trPrChange>
        </w:trPr>
        <w:tc>
          <w:tcPr>
            <w:tcW w:w="535" w:type="dxa"/>
            <w:tcBorders>
              <w:top w:val="nil"/>
              <w:left w:val="nil"/>
              <w:bottom w:val="nil"/>
            </w:tcBorders>
            <w:vAlign w:val="center"/>
            <w:tcPrChange w:id="375" w:author="Prouty, Cody S." w:date="2022-05-31T09:55:00Z">
              <w:tcPr>
                <w:tcW w:w="535" w:type="dxa"/>
                <w:vAlign w:val="center"/>
              </w:tcPr>
            </w:tcPrChange>
          </w:tcPr>
          <w:p w14:paraId="4FD3DE3E" w14:textId="5954E5EB" w:rsidR="00650940" w:rsidRDefault="00650940" w:rsidP="00650940">
            <w:pPr>
              <w:spacing w:line="276" w:lineRule="auto"/>
              <w:jc w:val="center"/>
            </w:pPr>
            <w:r>
              <w:t>16</w:t>
            </w:r>
          </w:p>
        </w:tc>
        <w:tc>
          <w:tcPr>
            <w:tcW w:w="2250" w:type="dxa"/>
            <w:tcBorders>
              <w:top w:val="nil"/>
              <w:bottom w:val="nil"/>
            </w:tcBorders>
            <w:vAlign w:val="center"/>
            <w:tcPrChange w:id="376" w:author="Prouty, Cody S." w:date="2022-05-31T09:55:00Z">
              <w:tcPr>
                <w:tcW w:w="2250" w:type="dxa"/>
                <w:vAlign w:val="center"/>
              </w:tcPr>
            </w:tcPrChange>
          </w:tcPr>
          <w:p w14:paraId="0E01D30F" w14:textId="1FA43FFC" w:rsidR="00650940" w:rsidRDefault="00F700E1" w:rsidP="00650940">
            <w:pPr>
              <w:spacing w:line="276" w:lineRule="auto"/>
              <w:jc w:val="center"/>
            </w:pPr>
            <w:r>
              <w:t>A+A</w:t>
            </w:r>
            <w:r>
              <w:rPr>
                <w:vertAlign w:val="superscript"/>
              </w:rPr>
              <w:t xml:space="preserve">2 </w:t>
            </w:r>
            <w:r>
              <w:t>+RF+R</w:t>
            </w:r>
          </w:p>
        </w:tc>
        <w:tc>
          <w:tcPr>
            <w:tcW w:w="1800" w:type="dxa"/>
            <w:tcBorders>
              <w:top w:val="nil"/>
              <w:bottom w:val="nil"/>
            </w:tcBorders>
            <w:vAlign w:val="center"/>
            <w:tcPrChange w:id="377" w:author="Prouty, Cody S." w:date="2022-05-31T09:55:00Z">
              <w:tcPr>
                <w:tcW w:w="1800" w:type="dxa"/>
                <w:vAlign w:val="center"/>
              </w:tcPr>
            </w:tcPrChange>
          </w:tcPr>
          <w:p w14:paraId="770A9474" w14:textId="6D8087EC" w:rsidR="00650940" w:rsidRDefault="00F700E1" w:rsidP="00650940">
            <w:pPr>
              <w:spacing w:line="276" w:lineRule="auto"/>
              <w:jc w:val="center"/>
            </w:pPr>
            <w:r>
              <w:t>A | H</w:t>
            </w:r>
          </w:p>
        </w:tc>
        <w:tc>
          <w:tcPr>
            <w:tcW w:w="900" w:type="dxa"/>
            <w:tcBorders>
              <w:top w:val="nil"/>
              <w:bottom w:val="nil"/>
            </w:tcBorders>
            <w:vAlign w:val="center"/>
            <w:tcPrChange w:id="378" w:author="Prouty, Cody S." w:date="2022-05-31T09:55:00Z">
              <w:tcPr>
                <w:tcW w:w="900" w:type="dxa"/>
                <w:vAlign w:val="center"/>
              </w:tcPr>
            </w:tcPrChange>
          </w:tcPr>
          <w:p w14:paraId="6BEE1435" w14:textId="01453EDD" w:rsidR="00650940" w:rsidRDefault="000F3CE2" w:rsidP="00650940">
            <w:pPr>
              <w:spacing w:line="276" w:lineRule="auto"/>
              <w:jc w:val="center"/>
            </w:pPr>
            <w:r>
              <w:t>7</w:t>
            </w:r>
          </w:p>
        </w:tc>
        <w:tc>
          <w:tcPr>
            <w:tcW w:w="1530" w:type="dxa"/>
            <w:tcBorders>
              <w:top w:val="nil"/>
              <w:bottom w:val="nil"/>
            </w:tcBorders>
            <w:vAlign w:val="center"/>
            <w:tcPrChange w:id="379" w:author="Prouty, Cody S." w:date="2022-05-31T09:55:00Z">
              <w:tcPr>
                <w:tcW w:w="1530" w:type="dxa"/>
                <w:vAlign w:val="center"/>
              </w:tcPr>
            </w:tcPrChange>
          </w:tcPr>
          <w:p w14:paraId="278A2F04" w14:textId="7B612F2D" w:rsidR="00650940" w:rsidRPr="00056E3B" w:rsidRDefault="00F700E1" w:rsidP="00650940">
            <w:pPr>
              <w:spacing w:line="276" w:lineRule="auto"/>
              <w:jc w:val="center"/>
            </w:pPr>
            <w:r>
              <w:t>3349.3</w:t>
            </w:r>
          </w:p>
        </w:tc>
        <w:tc>
          <w:tcPr>
            <w:tcW w:w="1350" w:type="dxa"/>
            <w:tcBorders>
              <w:top w:val="nil"/>
              <w:bottom w:val="nil"/>
            </w:tcBorders>
            <w:vAlign w:val="center"/>
            <w:tcPrChange w:id="380" w:author="Prouty, Cody S." w:date="2022-05-31T09:55:00Z">
              <w:tcPr>
                <w:tcW w:w="1350" w:type="dxa"/>
                <w:vAlign w:val="center"/>
              </w:tcPr>
            </w:tcPrChange>
          </w:tcPr>
          <w:p w14:paraId="7B3A665F" w14:textId="50E19EA5" w:rsidR="00650940" w:rsidRPr="00056E3B" w:rsidRDefault="000F3CE2" w:rsidP="00650940">
            <w:pPr>
              <w:spacing w:line="276" w:lineRule="auto"/>
              <w:jc w:val="center"/>
            </w:pPr>
            <w:r>
              <w:t>6.30</w:t>
            </w:r>
          </w:p>
        </w:tc>
        <w:tc>
          <w:tcPr>
            <w:tcW w:w="1625" w:type="dxa"/>
            <w:tcBorders>
              <w:top w:val="nil"/>
              <w:bottom w:val="nil"/>
              <w:right w:val="nil"/>
            </w:tcBorders>
            <w:vAlign w:val="center"/>
            <w:tcPrChange w:id="381" w:author="Prouty, Cody S." w:date="2022-05-31T09:55:00Z">
              <w:tcPr>
                <w:tcW w:w="1625" w:type="dxa"/>
                <w:vAlign w:val="center"/>
              </w:tcPr>
            </w:tcPrChange>
          </w:tcPr>
          <w:p w14:paraId="0A763404" w14:textId="7F2199A5" w:rsidR="00650940" w:rsidRDefault="00F700E1" w:rsidP="00650940">
            <w:pPr>
              <w:spacing w:line="276" w:lineRule="auto"/>
              <w:jc w:val="center"/>
            </w:pPr>
            <w:r>
              <w:t>0.012</w:t>
            </w:r>
          </w:p>
        </w:tc>
      </w:tr>
      <w:tr w:rsidR="00650940" w14:paraId="3E0B26F9" w14:textId="77777777" w:rsidTr="005225E3">
        <w:trPr>
          <w:trHeight w:val="576"/>
          <w:jc w:val="center"/>
          <w:trPrChange w:id="382" w:author="Prouty, Cody S." w:date="2022-05-31T09:55:00Z">
            <w:trPr>
              <w:trHeight w:val="576"/>
              <w:jc w:val="center"/>
            </w:trPr>
          </w:trPrChange>
        </w:trPr>
        <w:tc>
          <w:tcPr>
            <w:tcW w:w="535" w:type="dxa"/>
            <w:tcBorders>
              <w:top w:val="nil"/>
              <w:left w:val="nil"/>
              <w:bottom w:val="nil"/>
            </w:tcBorders>
            <w:vAlign w:val="center"/>
            <w:tcPrChange w:id="383" w:author="Prouty, Cody S." w:date="2022-05-31T09:55:00Z">
              <w:tcPr>
                <w:tcW w:w="535" w:type="dxa"/>
                <w:vAlign w:val="center"/>
              </w:tcPr>
            </w:tcPrChange>
          </w:tcPr>
          <w:p w14:paraId="4E14A5E1" w14:textId="4CACA20D" w:rsidR="00650940" w:rsidRDefault="00650940" w:rsidP="00650940">
            <w:pPr>
              <w:spacing w:line="276" w:lineRule="auto"/>
              <w:jc w:val="center"/>
            </w:pPr>
            <w:r>
              <w:t>17</w:t>
            </w:r>
          </w:p>
        </w:tc>
        <w:tc>
          <w:tcPr>
            <w:tcW w:w="2250" w:type="dxa"/>
            <w:tcBorders>
              <w:top w:val="nil"/>
              <w:bottom w:val="nil"/>
            </w:tcBorders>
            <w:vAlign w:val="center"/>
            <w:tcPrChange w:id="384" w:author="Prouty, Cody S." w:date="2022-05-31T09:55:00Z">
              <w:tcPr>
                <w:tcW w:w="2250" w:type="dxa"/>
                <w:vAlign w:val="center"/>
              </w:tcPr>
            </w:tcPrChange>
          </w:tcPr>
          <w:p w14:paraId="092C9144" w14:textId="47156AC3" w:rsidR="00650940" w:rsidRDefault="008A16F1" w:rsidP="00650940">
            <w:pPr>
              <w:spacing w:line="276" w:lineRule="auto"/>
              <w:jc w:val="center"/>
            </w:pPr>
            <w:r>
              <w:t>A</w:t>
            </w:r>
          </w:p>
        </w:tc>
        <w:tc>
          <w:tcPr>
            <w:tcW w:w="1800" w:type="dxa"/>
            <w:tcBorders>
              <w:top w:val="nil"/>
              <w:bottom w:val="nil"/>
            </w:tcBorders>
            <w:vAlign w:val="center"/>
            <w:tcPrChange w:id="385" w:author="Prouty, Cody S." w:date="2022-05-31T09:55:00Z">
              <w:tcPr>
                <w:tcW w:w="1800" w:type="dxa"/>
                <w:vAlign w:val="center"/>
              </w:tcPr>
            </w:tcPrChange>
          </w:tcPr>
          <w:p w14:paraId="0DCDA018" w14:textId="450CA144" w:rsidR="00650940" w:rsidRDefault="008A16F1" w:rsidP="00650940">
            <w:pPr>
              <w:spacing w:line="276" w:lineRule="auto"/>
              <w:jc w:val="center"/>
            </w:pPr>
            <w:r>
              <w:t>A | H</w:t>
            </w:r>
          </w:p>
        </w:tc>
        <w:tc>
          <w:tcPr>
            <w:tcW w:w="900" w:type="dxa"/>
            <w:tcBorders>
              <w:top w:val="nil"/>
              <w:bottom w:val="nil"/>
            </w:tcBorders>
            <w:vAlign w:val="center"/>
            <w:tcPrChange w:id="386" w:author="Prouty, Cody S." w:date="2022-05-31T09:55:00Z">
              <w:tcPr>
                <w:tcW w:w="900" w:type="dxa"/>
                <w:vAlign w:val="center"/>
              </w:tcPr>
            </w:tcPrChange>
          </w:tcPr>
          <w:p w14:paraId="248369A6" w14:textId="58895330" w:rsidR="00650940" w:rsidRDefault="000F3CE2" w:rsidP="00650940">
            <w:pPr>
              <w:spacing w:line="276" w:lineRule="auto"/>
              <w:jc w:val="center"/>
            </w:pPr>
            <w:r>
              <w:t>4</w:t>
            </w:r>
          </w:p>
        </w:tc>
        <w:tc>
          <w:tcPr>
            <w:tcW w:w="1530" w:type="dxa"/>
            <w:tcBorders>
              <w:top w:val="nil"/>
              <w:bottom w:val="nil"/>
            </w:tcBorders>
            <w:vAlign w:val="center"/>
            <w:tcPrChange w:id="387" w:author="Prouty, Cody S." w:date="2022-05-31T09:55:00Z">
              <w:tcPr>
                <w:tcW w:w="1530" w:type="dxa"/>
                <w:vAlign w:val="center"/>
              </w:tcPr>
            </w:tcPrChange>
          </w:tcPr>
          <w:p w14:paraId="6078D03B" w14:textId="58D33E3C" w:rsidR="00650940" w:rsidRPr="00056E3B" w:rsidRDefault="008A16F1" w:rsidP="00650940">
            <w:pPr>
              <w:spacing w:line="276" w:lineRule="auto"/>
              <w:jc w:val="center"/>
            </w:pPr>
            <w:r>
              <w:t>3372.2</w:t>
            </w:r>
          </w:p>
        </w:tc>
        <w:tc>
          <w:tcPr>
            <w:tcW w:w="1350" w:type="dxa"/>
            <w:tcBorders>
              <w:top w:val="nil"/>
              <w:bottom w:val="nil"/>
            </w:tcBorders>
            <w:vAlign w:val="center"/>
            <w:tcPrChange w:id="388" w:author="Prouty, Cody S." w:date="2022-05-31T09:55:00Z">
              <w:tcPr>
                <w:tcW w:w="1350" w:type="dxa"/>
                <w:vAlign w:val="center"/>
              </w:tcPr>
            </w:tcPrChange>
          </w:tcPr>
          <w:p w14:paraId="15D959DA" w14:textId="612DCEB6" w:rsidR="00650940" w:rsidRPr="00056E3B" w:rsidRDefault="000F3CE2" w:rsidP="00650940">
            <w:pPr>
              <w:spacing w:line="276" w:lineRule="auto"/>
              <w:jc w:val="center"/>
            </w:pPr>
            <w:r>
              <w:t>29.16</w:t>
            </w:r>
          </w:p>
        </w:tc>
        <w:tc>
          <w:tcPr>
            <w:tcW w:w="1625" w:type="dxa"/>
            <w:tcBorders>
              <w:top w:val="nil"/>
              <w:bottom w:val="nil"/>
              <w:right w:val="nil"/>
            </w:tcBorders>
            <w:vAlign w:val="center"/>
            <w:tcPrChange w:id="389" w:author="Prouty, Cody S." w:date="2022-05-31T09:55:00Z">
              <w:tcPr>
                <w:tcW w:w="1625" w:type="dxa"/>
                <w:vAlign w:val="center"/>
              </w:tcPr>
            </w:tcPrChange>
          </w:tcPr>
          <w:p w14:paraId="4E58C1AF" w14:textId="57BBF40F" w:rsidR="00650940" w:rsidRDefault="008A16F1" w:rsidP="00650940">
            <w:pPr>
              <w:spacing w:line="276" w:lineRule="auto"/>
              <w:jc w:val="center"/>
            </w:pPr>
            <w:r>
              <w:t>0.000</w:t>
            </w:r>
          </w:p>
        </w:tc>
      </w:tr>
      <w:tr w:rsidR="00650940" w14:paraId="7D55E546" w14:textId="77777777" w:rsidTr="005225E3">
        <w:trPr>
          <w:trHeight w:val="576"/>
          <w:jc w:val="center"/>
          <w:trPrChange w:id="390" w:author="Prouty, Cody S." w:date="2022-05-31T09:55:00Z">
            <w:trPr>
              <w:trHeight w:val="576"/>
              <w:jc w:val="center"/>
            </w:trPr>
          </w:trPrChange>
        </w:trPr>
        <w:tc>
          <w:tcPr>
            <w:tcW w:w="535" w:type="dxa"/>
            <w:tcBorders>
              <w:top w:val="nil"/>
              <w:left w:val="nil"/>
              <w:bottom w:val="nil"/>
            </w:tcBorders>
            <w:vAlign w:val="center"/>
            <w:tcPrChange w:id="391" w:author="Prouty, Cody S." w:date="2022-05-31T09:55:00Z">
              <w:tcPr>
                <w:tcW w:w="535" w:type="dxa"/>
                <w:vAlign w:val="center"/>
              </w:tcPr>
            </w:tcPrChange>
          </w:tcPr>
          <w:p w14:paraId="76334487" w14:textId="29203AC4" w:rsidR="00650940" w:rsidRDefault="00650940" w:rsidP="00650940">
            <w:pPr>
              <w:spacing w:line="276" w:lineRule="auto"/>
              <w:jc w:val="center"/>
            </w:pPr>
            <w:r>
              <w:lastRenderedPageBreak/>
              <w:t>18</w:t>
            </w:r>
          </w:p>
        </w:tc>
        <w:tc>
          <w:tcPr>
            <w:tcW w:w="2250" w:type="dxa"/>
            <w:tcBorders>
              <w:top w:val="nil"/>
              <w:bottom w:val="nil"/>
            </w:tcBorders>
            <w:vAlign w:val="center"/>
            <w:tcPrChange w:id="392" w:author="Prouty, Cody S." w:date="2022-05-31T09:55:00Z">
              <w:tcPr>
                <w:tcW w:w="2250" w:type="dxa"/>
                <w:vAlign w:val="center"/>
              </w:tcPr>
            </w:tcPrChange>
          </w:tcPr>
          <w:p w14:paraId="27D8F58B" w14:textId="668D6CE0" w:rsidR="00650940" w:rsidRDefault="008A16F1" w:rsidP="00650940">
            <w:pPr>
              <w:spacing w:line="276" w:lineRule="auto"/>
              <w:jc w:val="center"/>
            </w:pPr>
            <w:r>
              <w:t>T+RF+R+H</w:t>
            </w:r>
          </w:p>
        </w:tc>
        <w:tc>
          <w:tcPr>
            <w:tcW w:w="1800" w:type="dxa"/>
            <w:tcBorders>
              <w:top w:val="nil"/>
              <w:bottom w:val="nil"/>
            </w:tcBorders>
            <w:vAlign w:val="center"/>
            <w:tcPrChange w:id="393" w:author="Prouty, Cody S." w:date="2022-05-31T09:55:00Z">
              <w:tcPr>
                <w:tcW w:w="1800" w:type="dxa"/>
                <w:vAlign w:val="center"/>
              </w:tcPr>
            </w:tcPrChange>
          </w:tcPr>
          <w:p w14:paraId="49508AC5" w14:textId="3F46265C" w:rsidR="00650940" w:rsidRDefault="008A16F1" w:rsidP="00650940">
            <w:pPr>
              <w:spacing w:line="276" w:lineRule="auto"/>
              <w:jc w:val="center"/>
            </w:pPr>
            <w:r>
              <w:t>A | H</w:t>
            </w:r>
          </w:p>
        </w:tc>
        <w:tc>
          <w:tcPr>
            <w:tcW w:w="900" w:type="dxa"/>
            <w:tcBorders>
              <w:top w:val="nil"/>
              <w:bottom w:val="nil"/>
            </w:tcBorders>
            <w:vAlign w:val="center"/>
            <w:tcPrChange w:id="394" w:author="Prouty, Cody S." w:date="2022-05-31T09:55:00Z">
              <w:tcPr>
                <w:tcW w:w="900" w:type="dxa"/>
                <w:vAlign w:val="center"/>
              </w:tcPr>
            </w:tcPrChange>
          </w:tcPr>
          <w:p w14:paraId="31E88707" w14:textId="27494D67" w:rsidR="00650940" w:rsidRDefault="000F3CE2" w:rsidP="00650940">
            <w:pPr>
              <w:spacing w:line="276" w:lineRule="auto"/>
              <w:jc w:val="center"/>
            </w:pPr>
            <w:r>
              <w:t>7</w:t>
            </w:r>
          </w:p>
        </w:tc>
        <w:tc>
          <w:tcPr>
            <w:tcW w:w="1530" w:type="dxa"/>
            <w:tcBorders>
              <w:top w:val="nil"/>
              <w:bottom w:val="nil"/>
            </w:tcBorders>
            <w:vAlign w:val="center"/>
            <w:tcPrChange w:id="395" w:author="Prouty, Cody S." w:date="2022-05-31T09:55:00Z">
              <w:tcPr>
                <w:tcW w:w="1530" w:type="dxa"/>
                <w:vAlign w:val="center"/>
              </w:tcPr>
            </w:tcPrChange>
          </w:tcPr>
          <w:p w14:paraId="4090DAC1" w14:textId="78320FF1" w:rsidR="00650940" w:rsidRPr="00056E3B" w:rsidRDefault="008A16F1" w:rsidP="00650940">
            <w:pPr>
              <w:spacing w:line="276" w:lineRule="auto"/>
              <w:jc w:val="center"/>
            </w:pPr>
            <w:r>
              <w:t>3384.9</w:t>
            </w:r>
          </w:p>
        </w:tc>
        <w:tc>
          <w:tcPr>
            <w:tcW w:w="1350" w:type="dxa"/>
            <w:tcBorders>
              <w:top w:val="nil"/>
              <w:bottom w:val="nil"/>
            </w:tcBorders>
            <w:vAlign w:val="center"/>
            <w:tcPrChange w:id="396" w:author="Prouty, Cody S." w:date="2022-05-31T09:55:00Z">
              <w:tcPr>
                <w:tcW w:w="1350" w:type="dxa"/>
                <w:vAlign w:val="center"/>
              </w:tcPr>
            </w:tcPrChange>
          </w:tcPr>
          <w:p w14:paraId="1024F555" w14:textId="3EEA106E" w:rsidR="00650940" w:rsidRPr="00056E3B" w:rsidRDefault="000F3CE2" w:rsidP="00650940">
            <w:pPr>
              <w:spacing w:line="276" w:lineRule="auto"/>
              <w:jc w:val="center"/>
            </w:pPr>
            <w:r>
              <w:t>41.93</w:t>
            </w:r>
          </w:p>
        </w:tc>
        <w:tc>
          <w:tcPr>
            <w:tcW w:w="1625" w:type="dxa"/>
            <w:tcBorders>
              <w:top w:val="nil"/>
              <w:bottom w:val="nil"/>
              <w:right w:val="nil"/>
            </w:tcBorders>
            <w:vAlign w:val="center"/>
            <w:tcPrChange w:id="397" w:author="Prouty, Cody S." w:date="2022-05-31T09:55:00Z">
              <w:tcPr>
                <w:tcW w:w="1625" w:type="dxa"/>
                <w:vAlign w:val="center"/>
              </w:tcPr>
            </w:tcPrChange>
          </w:tcPr>
          <w:p w14:paraId="74E481D6" w14:textId="7C1C014D" w:rsidR="00650940" w:rsidRDefault="008A16F1" w:rsidP="00650940">
            <w:pPr>
              <w:spacing w:line="276" w:lineRule="auto"/>
              <w:jc w:val="center"/>
            </w:pPr>
            <w:r>
              <w:t>0.000</w:t>
            </w:r>
          </w:p>
        </w:tc>
      </w:tr>
      <w:tr w:rsidR="00650940" w14:paraId="54B6F9D9" w14:textId="77777777" w:rsidTr="005225E3">
        <w:trPr>
          <w:trHeight w:val="576"/>
          <w:jc w:val="center"/>
          <w:trPrChange w:id="398" w:author="Prouty, Cody S." w:date="2022-05-31T09:55:00Z">
            <w:trPr>
              <w:trHeight w:val="576"/>
              <w:jc w:val="center"/>
            </w:trPr>
          </w:trPrChange>
        </w:trPr>
        <w:tc>
          <w:tcPr>
            <w:tcW w:w="535" w:type="dxa"/>
            <w:tcBorders>
              <w:top w:val="nil"/>
              <w:left w:val="nil"/>
              <w:bottom w:val="nil"/>
            </w:tcBorders>
            <w:vAlign w:val="center"/>
            <w:tcPrChange w:id="399" w:author="Prouty, Cody S." w:date="2022-05-31T09:55:00Z">
              <w:tcPr>
                <w:tcW w:w="535" w:type="dxa"/>
                <w:vAlign w:val="center"/>
              </w:tcPr>
            </w:tcPrChange>
          </w:tcPr>
          <w:p w14:paraId="56E2F754" w14:textId="193713F4" w:rsidR="00650940" w:rsidRDefault="00650940" w:rsidP="00650940">
            <w:pPr>
              <w:spacing w:line="276" w:lineRule="auto"/>
              <w:jc w:val="center"/>
            </w:pPr>
            <w:r>
              <w:t>19</w:t>
            </w:r>
          </w:p>
        </w:tc>
        <w:tc>
          <w:tcPr>
            <w:tcW w:w="2250" w:type="dxa"/>
            <w:tcBorders>
              <w:top w:val="nil"/>
              <w:bottom w:val="nil"/>
            </w:tcBorders>
            <w:vAlign w:val="center"/>
            <w:tcPrChange w:id="400" w:author="Prouty, Cody S." w:date="2022-05-31T09:55:00Z">
              <w:tcPr>
                <w:tcW w:w="2250" w:type="dxa"/>
                <w:vAlign w:val="center"/>
              </w:tcPr>
            </w:tcPrChange>
          </w:tcPr>
          <w:p w14:paraId="5C372E20" w14:textId="596AEE38" w:rsidR="00650940" w:rsidRDefault="008A16F1" w:rsidP="00650940">
            <w:pPr>
              <w:spacing w:line="276" w:lineRule="auto"/>
              <w:jc w:val="center"/>
            </w:pPr>
            <w:r>
              <w:t>A</w:t>
            </w:r>
          </w:p>
        </w:tc>
        <w:tc>
          <w:tcPr>
            <w:tcW w:w="1800" w:type="dxa"/>
            <w:tcBorders>
              <w:top w:val="nil"/>
              <w:bottom w:val="nil"/>
            </w:tcBorders>
            <w:vAlign w:val="center"/>
            <w:tcPrChange w:id="401" w:author="Prouty, Cody S." w:date="2022-05-31T09:55:00Z">
              <w:tcPr>
                <w:tcW w:w="1800" w:type="dxa"/>
                <w:vAlign w:val="center"/>
              </w:tcPr>
            </w:tcPrChange>
          </w:tcPr>
          <w:p w14:paraId="4BF16EF2" w14:textId="50DC6E3D" w:rsidR="00650940" w:rsidRDefault="008A16F1" w:rsidP="00650940">
            <w:pPr>
              <w:spacing w:line="276" w:lineRule="auto"/>
              <w:jc w:val="center"/>
            </w:pPr>
            <w:r>
              <w:t>1 | H</w:t>
            </w:r>
          </w:p>
        </w:tc>
        <w:tc>
          <w:tcPr>
            <w:tcW w:w="900" w:type="dxa"/>
            <w:tcBorders>
              <w:top w:val="nil"/>
              <w:bottom w:val="nil"/>
            </w:tcBorders>
            <w:vAlign w:val="center"/>
            <w:tcPrChange w:id="402" w:author="Prouty, Cody S." w:date="2022-05-31T09:55:00Z">
              <w:tcPr>
                <w:tcW w:w="900" w:type="dxa"/>
                <w:vAlign w:val="center"/>
              </w:tcPr>
            </w:tcPrChange>
          </w:tcPr>
          <w:p w14:paraId="083A1448" w14:textId="0708F854" w:rsidR="00650940" w:rsidRDefault="000F3CE2" w:rsidP="00650940">
            <w:pPr>
              <w:spacing w:line="276" w:lineRule="auto"/>
              <w:jc w:val="center"/>
            </w:pPr>
            <w:r>
              <w:t>3</w:t>
            </w:r>
          </w:p>
        </w:tc>
        <w:tc>
          <w:tcPr>
            <w:tcW w:w="1530" w:type="dxa"/>
            <w:tcBorders>
              <w:top w:val="nil"/>
              <w:bottom w:val="nil"/>
            </w:tcBorders>
            <w:vAlign w:val="center"/>
            <w:tcPrChange w:id="403" w:author="Prouty, Cody S." w:date="2022-05-31T09:55:00Z">
              <w:tcPr>
                <w:tcW w:w="1530" w:type="dxa"/>
                <w:vAlign w:val="center"/>
              </w:tcPr>
            </w:tcPrChange>
          </w:tcPr>
          <w:p w14:paraId="3728C3E1" w14:textId="187F588F" w:rsidR="00650940" w:rsidRPr="00056E3B" w:rsidRDefault="008A16F1" w:rsidP="00650940">
            <w:pPr>
              <w:spacing w:line="276" w:lineRule="auto"/>
              <w:jc w:val="center"/>
            </w:pPr>
            <w:r>
              <w:t>3431.1</w:t>
            </w:r>
          </w:p>
        </w:tc>
        <w:tc>
          <w:tcPr>
            <w:tcW w:w="1350" w:type="dxa"/>
            <w:tcBorders>
              <w:top w:val="nil"/>
              <w:bottom w:val="nil"/>
            </w:tcBorders>
            <w:vAlign w:val="center"/>
            <w:tcPrChange w:id="404" w:author="Prouty, Cody S." w:date="2022-05-31T09:55:00Z">
              <w:tcPr>
                <w:tcW w:w="1350" w:type="dxa"/>
                <w:vAlign w:val="center"/>
              </w:tcPr>
            </w:tcPrChange>
          </w:tcPr>
          <w:p w14:paraId="31EF71A5" w14:textId="13EC16B4" w:rsidR="00650940" w:rsidRPr="00056E3B" w:rsidRDefault="000F3CE2" w:rsidP="00650940">
            <w:pPr>
              <w:spacing w:line="276" w:lineRule="auto"/>
              <w:jc w:val="center"/>
            </w:pPr>
            <w:r>
              <w:t>88.07</w:t>
            </w:r>
          </w:p>
        </w:tc>
        <w:tc>
          <w:tcPr>
            <w:tcW w:w="1625" w:type="dxa"/>
            <w:tcBorders>
              <w:top w:val="nil"/>
              <w:bottom w:val="nil"/>
              <w:right w:val="nil"/>
            </w:tcBorders>
            <w:vAlign w:val="center"/>
            <w:tcPrChange w:id="405" w:author="Prouty, Cody S." w:date="2022-05-31T09:55:00Z">
              <w:tcPr>
                <w:tcW w:w="1625" w:type="dxa"/>
                <w:vAlign w:val="center"/>
              </w:tcPr>
            </w:tcPrChange>
          </w:tcPr>
          <w:p w14:paraId="49E797CA" w14:textId="6C4510AD" w:rsidR="00650940" w:rsidRDefault="008A16F1" w:rsidP="00650940">
            <w:pPr>
              <w:spacing w:line="276" w:lineRule="auto"/>
              <w:jc w:val="center"/>
            </w:pPr>
            <w:r>
              <w:t>0.000</w:t>
            </w:r>
          </w:p>
        </w:tc>
      </w:tr>
      <w:tr w:rsidR="00650940" w14:paraId="3FAA68D8" w14:textId="77777777" w:rsidTr="005225E3">
        <w:trPr>
          <w:trHeight w:val="576"/>
          <w:jc w:val="center"/>
          <w:trPrChange w:id="406" w:author="Prouty, Cody S." w:date="2022-05-31T09:55:00Z">
            <w:trPr>
              <w:trHeight w:val="576"/>
              <w:jc w:val="center"/>
            </w:trPr>
          </w:trPrChange>
        </w:trPr>
        <w:tc>
          <w:tcPr>
            <w:tcW w:w="535" w:type="dxa"/>
            <w:tcBorders>
              <w:top w:val="nil"/>
              <w:left w:val="nil"/>
              <w:bottom w:val="nil"/>
            </w:tcBorders>
            <w:vAlign w:val="center"/>
            <w:tcPrChange w:id="407" w:author="Prouty, Cody S." w:date="2022-05-31T09:55:00Z">
              <w:tcPr>
                <w:tcW w:w="535" w:type="dxa"/>
                <w:vAlign w:val="center"/>
              </w:tcPr>
            </w:tcPrChange>
          </w:tcPr>
          <w:p w14:paraId="4C8F786F" w14:textId="7289DF12" w:rsidR="00650940" w:rsidRDefault="00650940" w:rsidP="00650940">
            <w:pPr>
              <w:spacing w:line="276" w:lineRule="auto"/>
              <w:jc w:val="center"/>
            </w:pPr>
            <w:r>
              <w:t>20</w:t>
            </w:r>
          </w:p>
        </w:tc>
        <w:tc>
          <w:tcPr>
            <w:tcW w:w="2250" w:type="dxa"/>
            <w:tcBorders>
              <w:top w:val="nil"/>
              <w:bottom w:val="nil"/>
            </w:tcBorders>
            <w:vAlign w:val="center"/>
            <w:tcPrChange w:id="408" w:author="Prouty, Cody S." w:date="2022-05-31T09:55:00Z">
              <w:tcPr>
                <w:tcW w:w="2250" w:type="dxa"/>
                <w:vAlign w:val="center"/>
              </w:tcPr>
            </w:tcPrChange>
          </w:tcPr>
          <w:p w14:paraId="370C1849" w14:textId="320D35A7" w:rsidR="00650940" w:rsidRDefault="008A16F1" w:rsidP="00650940">
            <w:pPr>
              <w:spacing w:line="276" w:lineRule="auto"/>
              <w:jc w:val="center"/>
            </w:pPr>
            <w:r>
              <w:t>1</w:t>
            </w:r>
          </w:p>
        </w:tc>
        <w:tc>
          <w:tcPr>
            <w:tcW w:w="1800" w:type="dxa"/>
            <w:tcBorders>
              <w:top w:val="nil"/>
              <w:bottom w:val="nil"/>
            </w:tcBorders>
            <w:vAlign w:val="center"/>
            <w:tcPrChange w:id="409" w:author="Prouty, Cody S." w:date="2022-05-31T09:55:00Z">
              <w:tcPr>
                <w:tcW w:w="1800" w:type="dxa"/>
                <w:vAlign w:val="center"/>
              </w:tcPr>
            </w:tcPrChange>
          </w:tcPr>
          <w:p w14:paraId="660C79D1" w14:textId="2A8ED8D8" w:rsidR="00650940" w:rsidRDefault="008A16F1" w:rsidP="00650940">
            <w:pPr>
              <w:spacing w:line="276" w:lineRule="auto"/>
              <w:jc w:val="center"/>
            </w:pPr>
            <w:r>
              <w:t>NA</w:t>
            </w:r>
          </w:p>
        </w:tc>
        <w:tc>
          <w:tcPr>
            <w:tcW w:w="900" w:type="dxa"/>
            <w:tcBorders>
              <w:top w:val="nil"/>
              <w:bottom w:val="nil"/>
            </w:tcBorders>
            <w:vAlign w:val="center"/>
            <w:tcPrChange w:id="410" w:author="Prouty, Cody S." w:date="2022-05-31T09:55:00Z">
              <w:tcPr>
                <w:tcW w:w="900" w:type="dxa"/>
                <w:vAlign w:val="center"/>
              </w:tcPr>
            </w:tcPrChange>
          </w:tcPr>
          <w:p w14:paraId="07AA23D7" w14:textId="48E99733" w:rsidR="00650940" w:rsidRDefault="000F3CE2" w:rsidP="00650940">
            <w:pPr>
              <w:spacing w:line="276" w:lineRule="auto"/>
              <w:jc w:val="center"/>
            </w:pPr>
            <w:r>
              <w:t>1</w:t>
            </w:r>
          </w:p>
        </w:tc>
        <w:tc>
          <w:tcPr>
            <w:tcW w:w="1530" w:type="dxa"/>
            <w:tcBorders>
              <w:top w:val="nil"/>
              <w:bottom w:val="nil"/>
            </w:tcBorders>
            <w:vAlign w:val="center"/>
            <w:tcPrChange w:id="411" w:author="Prouty, Cody S." w:date="2022-05-31T09:55:00Z">
              <w:tcPr>
                <w:tcW w:w="1530" w:type="dxa"/>
                <w:vAlign w:val="center"/>
              </w:tcPr>
            </w:tcPrChange>
          </w:tcPr>
          <w:p w14:paraId="252DAB93" w14:textId="741FD7FB" w:rsidR="00650940" w:rsidRPr="00056E3B" w:rsidRDefault="008A16F1" w:rsidP="00650940">
            <w:pPr>
              <w:spacing w:line="276" w:lineRule="auto"/>
              <w:jc w:val="center"/>
            </w:pPr>
            <w:r>
              <w:t>3730.4</w:t>
            </w:r>
          </w:p>
        </w:tc>
        <w:tc>
          <w:tcPr>
            <w:tcW w:w="1350" w:type="dxa"/>
            <w:tcBorders>
              <w:top w:val="nil"/>
              <w:bottom w:val="nil"/>
            </w:tcBorders>
            <w:vAlign w:val="center"/>
            <w:tcPrChange w:id="412" w:author="Prouty, Cody S." w:date="2022-05-31T09:55:00Z">
              <w:tcPr>
                <w:tcW w:w="1350" w:type="dxa"/>
                <w:vAlign w:val="center"/>
              </w:tcPr>
            </w:tcPrChange>
          </w:tcPr>
          <w:p w14:paraId="641BF048" w14:textId="2FF818B2" w:rsidR="00650940" w:rsidRPr="00056E3B" w:rsidRDefault="000F3CE2" w:rsidP="00650940">
            <w:pPr>
              <w:spacing w:line="276" w:lineRule="auto"/>
              <w:jc w:val="center"/>
            </w:pPr>
            <w:r>
              <w:t>387.40</w:t>
            </w:r>
          </w:p>
        </w:tc>
        <w:tc>
          <w:tcPr>
            <w:tcW w:w="1625" w:type="dxa"/>
            <w:tcBorders>
              <w:top w:val="nil"/>
              <w:bottom w:val="nil"/>
              <w:right w:val="nil"/>
            </w:tcBorders>
            <w:vAlign w:val="center"/>
            <w:tcPrChange w:id="413" w:author="Prouty, Cody S." w:date="2022-05-31T09:55:00Z">
              <w:tcPr>
                <w:tcW w:w="1625" w:type="dxa"/>
                <w:vAlign w:val="center"/>
              </w:tcPr>
            </w:tcPrChange>
          </w:tcPr>
          <w:p w14:paraId="1EDDD7BE" w14:textId="02D69EC2" w:rsidR="00650940" w:rsidRDefault="008A16F1" w:rsidP="00650940">
            <w:pPr>
              <w:spacing w:line="276" w:lineRule="auto"/>
              <w:jc w:val="center"/>
            </w:pPr>
            <w:r>
              <w:t>0.000</w:t>
            </w:r>
          </w:p>
        </w:tc>
      </w:tr>
    </w:tbl>
    <w:p w14:paraId="3B067EDF" w14:textId="77777777" w:rsidR="00016E75" w:rsidRDefault="00016E75" w:rsidP="0023316B">
      <w:pPr>
        <w:spacing w:line="480" w:lineRule="auto"/>
      </w:pPr>
    </w:p>
    <w:p w14:paraId="1839D693" w14:textId="3D404C11" w:rsidR="00016E75" w:rsidRDefault="00016E75" w:rsidP="0023316B">
      <w:pPr>
        <w:spacing w:line="480" w:lineRule="auto"/>
      </w:pPr>
      <w:r w:rsidRPr="00016E75">
        <w:t>Predictor variables:</w:t>
      </w:r>
      <w:r>
        <w:t xml:space="preserve"> </w:t>
      </w:r>
      <w:r w:rsidR="00056E3B">
        <w:t>A=</w:t>
      </w:r>
      <w:r w:rsidR="008B4C1E">
        <w:t>Linear a</w:t>
      </w:r>
      <w:r w:rsidR="00056E3B">
        <w:t>ge</w:t>
      </w:r>
      <w:r w:rsidR="008B4C1E">
        <w:t xml:space="preserve"> term</w:t>
      </w:r>
      <w:r w:rsidR="00056E3B">
        <w:t>, A</w:t>
      </w:r>
      <w:r w:rsidR="00056E3B">
        <w:rPr>
          <w:vertAlign w:val="superscript"/>
        </w:rPr>
        <w:t>2</w:t>
      </w:r>
      <w:r w:rsidR="00056E3B">
        <w:t xml:space="preserve">=Quadratic age term, T=Average </w:t>
      </w:r>
      <w:r w:rsidR="009E62EF">
        <w:t xml:space="preserve">daily </w:t>
      </w:r>
      <w:r w:rsidR="00056E3B">
        <w:t>temperature, R</w:t>
      </w:r>
      <w:r w:rsidR="001B74C7">
        <w:t>F</w:t>
      </w:r>
      <w:r w:rsidR="00056E3B">
        <w:t xml:space="preserve">=Average </w:t>
      </w:r>
      <w:r w:rsidR="009E62EF">
        <w:t xml:space="preserve">daily </w:t>
      </w:r>
      <w:r w:rsidR="00056E3B">
        <w:t xml:space="preserve">rainfall, </w:t>
      </w:r>
      <w:r w:rsidR="001B74C7">
        <w:t>R</w:t>
      </w:r>
      <w:r w:rsidR="00056E3B">
        <w:t>=</w:t>
      </w:r>
      <w:r w:rsidR="001B74C7">
        <w:t>Average daily radiation</w:t>
      </w:r>
      <w:r w:rsidR="00056E3B">
        <w:t xml:space="preserve">, </w:t>
      </w:r>
      <w:r w:rsidR="001B74C7">
        <w:t xml:space="preserve">H=Average daily humidity, </w:t>
      </w:r>
      <w:r w:rsidR="00056E3B">
        <w:t>1=Null model</w:t>
      </w:r>
    </w:p>
    <w:p w14:paraId="08F96334" w14:textId="7E7D7FCD" w:rsidR="001A531D" w:rsidRDefault="00016E75" w:rsidP="0023316B">
      <w:pPr>
        <w:spacing w:line="480" w:lineRule="auto"/>
      </w:pPr>
      <w:r w:rsidRPr="00016E75">
        <w:t>Random effect structure:</w:t>
      </w:r>
      <w:r>
        <w:t xml:space="preserve"> </w:t>
      </w:r>
      <w:r w:rsidR="00056E3B">
        <w:t xml:space="preserve">A | H = Hive random effect </w:t>
      </w:r>
      <w:r>
        <w:t xml:space="preserve">with </w:t>
      </w:r>
      <w:r w:rsidRPr="00286233">
        <w:t xml:space="preserve">first-order autoregressive </w:t>
      </w:r>
      <w:r>
        <w:t xml:space="preserve">(AR1) correlation </w:t>
      </w:r>
      <w:r w:rsidRPr="00286233">
        <w:t>structure</w:t>
      </w:r>
      <w:r w:rsidR="00056E3B">
        <w:t>, 1 | H = Hive random effect</w:t>
      </w:r>
      <w:r>
        <w:t>, NA = not applicable</w:t>
      </w:r>
    </w:p>
    <w:p w14:paraId="596B2AC6" w14:textId="7186CD4B" w:rsidR="00056E3B" w:rsidRDefault="00016E75" w:rsidP="0023316B">
      <w:pPr>
        <w:spacing w:line="480" w:lineRule="auto"/>
        <w:rPr>
          <w:ins w:id="414" w:author="Prouty, Cody S." w:date="2022-05-30T10:11:00Z"/>
        </w:rPr>
      </w:pPr>
      <m:oMath>
        <m:r>
          <m:rPr>
            <m:sty m:val="bi"/>
          </m:rPr>
          <w:rPr>
            <w:rFonts w:ascii="Cambria Math" w:eastAsia="Cambria Math" w:hAnsi="Cambria Math"/>
            <w:lang w:eastAsia="ja-JP"/>
          </w:rPr>
          <m:t>∆</m:t>
        </m:r>
      </m:oMath>
      <w:proofErr w:type="gramStart"/>
      <w:r w:rsidRPr="001A531D">
        <w:rPr>
          <w:rFonts w:eastAsia="Cambria Math"/>
          <w:b/>
          <w:bCs/>
          <w:i/>
          <w:iCs/>
          <w:vertAlign w:val="subscript"/>
          <w:lang w:eastAsia="ja-JP"/>
        </w:rPr>
        <w:t>i</w:t>
      </w:r>
      <w:r>
        <w:rPr>
          <w:rFonts w:eastAsia="Cambria Math"/>
          <w:b/>
          <w:bCs/>
          <w:i/>
          <w:iCs/>
          <w:vertAlign w:val="subscript"/>
          <w:lang w:eastAsia="ja-JP"/>
        </w:rPr>
        <w:t xml:space="preserve"> </w:t>
      </w:r>
      <w:r>
        <w:rPr>
          <w:rFonts w:eastAsia="Cambria Math"/>
          <w:lang w:eastAsia="ja-JP"/>
        </w:rPr>
        <w:t xml:space="preserve"> :</w:t>
      </w:r>
      <w:proofErr w:type="gramEnd"/>
      <w:r>
        <w:rPr>
          <w:rFonts w:eastAsia="Cambria Math"/>
          <w:lang w:eastAsia="ja-JP"/>
        </w:rPr>
        <w:t xml:space="preserve"> </w:t>
      </w:r>
      <w:proofErr w:type="spellStart"/>
      <w:r w:rsidRPr="00286233">
        <w:t>AICc</w:t>
      </w:r>
      <w:r>
        <w:rPr>
          <w:i/>
          <w:iCs/>
          <w:vertAlign w:val="subscript"/>
        </w:rPr>
        <w:t>i</w:t>
      </w:r>
      <w:proofErr w:type="spellEnd"/>
      <w:r w:rsidRPr="00286233">
        <w:t xml:space="preserve"> −</w:t>
      </w:r>
      <w:r>
        <w:t xml:space="preserve"> </w:t>
      </w:r>
      <w:r w:rsidRPr="00286233">
        <w:t xml:space="preserve">minimum </w:t>
      </w:r>
      <w:proofErr w:type="spellStart"/>
      <w:r w:rsidRPr="00286233">
        <w:t>AICc</w:t>
      </w:r>
      <w:proofErr w:type="spellEnd"/>
    </w:p>
    <w:p w14:paraId="5B7E9FF8" w14:textId="3C1B61DB" w:rsidR="00822564" w:rsidRDefault="00822564" w:rsidP="0023316B">
      <w:pPr>
        <w:spacing w:line="480" w:lineRule="auto"/>
        <w:rPr>
          <w:ins w:id="415" w:author="Prouty, Cody S." w:date="2022-05-30T10:11:00Z"/>
        </w:rPr>
      </w:pPr>
    </w:p>
    <w:p w14:paraId="0185EE79" w14:textId="5DE78A2D" w:rsidR="00822564" w:rsidRDefault="00A531A0" w:rsidP="0023316B">
      <w:pPr>
        <w:spacing w:line="480" w:lineRule="auto"/>
      </w:pPr>
      <w:ins w:id="416" w:author="Prouty, Cody S." w:date="2022-05-31T10:00:00Z">
        <w:r>
          <w:t xml:space="preserve">Table </w:t>
        </w:r>
        <w:r>
          <w:t>2</w:t>
        </w:r>
        <w:r>
          <w:t xml:space="preserve">. Evaluation of candidate models for </w:t>
        </w:r>
        <w:r>
          <w:t>marked bees observed on PSPs</w:t>
        </w:r>
        <w:r>
          <w:t xml:space="preserve"> with variable fixed effect predictor variables and random effect structure via corrected </w:t>
        </w:r>
        <w:r w:rsidRPr="00286233">
          <w:t>Akaike’s Information Criterion</w:t>
        </w:r>
        <w:r>
          <w:t xml:space="preserve"> (</w:t>
        </w:r>
        <w:proofErr w:type="spellStart"/>
        <w:r>
          <w:t>AICc</w:t>
        </w:r>
        <w:proofErr w:type="spellEnd"/>
        <w:r>
          <w:t>).</w:t>
        </w:r>
      </w:ins>
    </w:p>
    <w:tbl>
      <w:tblPr>
        <w:tblStyle w:val="TableGrid"/>
        <w:tblW w:w="9303" w:type="dxa"/>
        <w:jc w:val="center"/>
        <w:tblBorders>
          <w:left w:val="none" w:sz="0" w:space="0" w:color="auto"/>
          <w:bottom w:val="none" w:sz="0" w:space="0" w:color="auto"/>
          <w:right w:val="none" w:sz="0" w:space="0" w:color="auto"/>
        </w:tblBorders>
        <w:tblLook w:val="04A0" w:firstRow="1" w:lastRow="0" w:firstColumn="1" w:lastColumn="0" w:noHBand="0" w:noVBand="1"/>
        <w:tblPrChange w:id="417" w:author="Prouty, Cody S." w:date="2022-05-31T09:54:00Z">
          <w:tblPr>
            <w:tblStyle w:val="TableGrid"/>
            <w:tblW w:w="11615" w:type="dxa"/>
            <w:jc w:val="center"/>
            <w:tblLook w:val="04A0" w:firstRow="1" w:lastRow="0" w:firstColumn="1" w:lastColumn="0" w:noHBand="0" w:noVBand="1"/>
          </w:tblPr>
        </w:tblPrChange>
      </w:tblPr>
      <w:tblGrid>
        <w:gridCol w:w="533"/>
        <w:gridCol w:w="2400"/>
        <w:gridCol w:w="1097"/>
        <w:gridCol w:w="599"/>
        <w:gridCol w:w="950"/>
        <w:gridCol w:w="876"/>
        <w:gridCol w:w="912"/>
        <w:gridCol w:w="1936"/>
        <w:tblGridChange w:id="418">
          <w:tblGrid>
            <w:gridCol w:w="534"/>
            <w:gridCol w:w="2400"/>
            <w:gridCol w:w="1097"/>
            <w:gridCol w:w="602"/>
            <w:gridCol w:w="954"/>
            <w:gridCol w:w="876"/>
            <w:gridCol w:w="912"/>
            <w:gridCol w:w="4240"/>
          </w:tblGrid>
        </w:tblGridChange>
      </w:tblGrid>
      <w:tr w:rsidR="00D7409E" w:rsidRPr="001A531D" w14:paraId="4148B5BA" w14:textId="77777777" w:rsidTr="00A531A0">
        <w:trPr>
          <w:trHeight w:val="576"/>
          <w:jc w:val="center"/>
          <w:ins w:id="419" w:author="Prouty, Cody S." w:date="2022-05-31T09:51:00Z"/>
          <w:trPrChange w:id="420" w:author="Prouty, Cody S." w:date="2022-05-31T09:54:00Z">
            <w:trPr>
              <w:trHeight w:val="576"/>
              <w:jc w:val="center"/>
            </w:trPr>
          </w:trPrChange>
        </w:trPr>
        <w:tc>
          <w:tcPr>
            <w:tcW w:w="533" w:type="dxa"/>
            <w:tcBorders>
              <w:top w:val="nil"/>
              <w:bottom w:val="single" w:sz="4" w:space="0" w:color="auto"/>
            </w:tcBorders>
            <w:vAlign w:val="center"/>
            <w:tcPrChange w:id="421" w:author="Prouty, Cody S." w:date="2022-05-31T09:54:00Z">
              <w:tcPr>
                <w:tcW w:w="534" w:type="dxa"/>
                <w:vAlign w:val="center"/>
              </w:tcPr>
            </w:tcPrChange>
          </w:tcPr>
          <w:p w14:paraId="2029B1D2" w14:textId="77777777" w:rsidR="00D7409E" w:rsidRDefault="00D7409E" w:rsidP="000163E4">
            <w:pPr>
              <w:spacing w:line="276" w:lineRule="auto"/>
              <w:jc w:val="center"/>
              <w:rPr>
                <w:ins w:id="422" w:author="Prouty, Cody S." w:date="2022-05-31T09:51:00Z"/>
                <w:b/>
                <w:bCs/>
              </w:rPr>
            </w:pPr>
          </w:p>
        </w:tc>
        <w:tc>
          <w:tcPr>
            <w:tcW w:w="2400" w:type="dxa"/>
            <w:tcBorders>
              <w:top w:val="nil"/>
              <w:bottom w:val="single" w:sz="4" w:space="0" w:color="auto"/>
            </w:tcBorders>
            <w:vAlign w:val="center"/>
            <w:tcPrChange w:id="423" w:author="Prouty, Cody S." w:date="2022-05-31T09:54:00Z">
              <w:tcPr>
                <w:tcW w:w="2400" w:type="dxa"/>
                <w:vAlign w:val="center"/>
              </w:tcPr>
            </w:tcPrChange>
          </w:tcPr>
          <w:p w14:paraId="7A977F82" w14:textId="2C09B20A" w:rsidR="00D7409E" w:rsidRPr="003F28A0" w:rsidRDefault="00D7409E" w:rsidP="000163E4">
            <w:pPr>
              <w:spacing w:line="276" w:lineRule="auto"/>
              <w:jc w:val="center"/>
              <w:rPr>
                <w:ins w:id="424" w:author="Prouty, Cody S." w:date="2022-05-31T09:51:00Z"/>
                <w:b/>
                <w:bCs/>
              </w:rPr>
            </w:pPr>
            <w:ins w:id="425" w:author="Prouty, Cody S." w:date="2022-05-31T09:51:00Z">
              <w:r>
                <w:rPr>
                  <w:b/>
                  <w:bCs/>
                </w:rPr>
                <w:t>Candidate Model</w:t>
              </w:r>
            </w:ins>
          </w:p>
        </w:tc>
        <w:tc>
          <w:tcPr>
            <w:tcW w:w="1097" w:type="dxa"/>
            <w:tcBorders>
              <w:top w:val="nil"/>
              <w:bottom w:val="single" w:sz="4" w:space="0" w:color="auto"/>
            </w:tcBorders>
            <w:vAlign w:val="center"/>
            <w:tcPrChange w:id="426" w:author="Prouty, Cody S." w:date="2022-05-31T09:54:00Z">
              <w:tcPr>
                <w:tcW w:w="1097" w:type="dxa"/>
                <w:vAlign w:val="center"/>
              </w:tcPr>
            </w:tcPrChange>
          </w:tcPr>
          <w:p w14:paraId="210388BD" w14:textId="77777777" w:rsidR="00D7409E" w:rsidRPr="003F28A0" w:rsidRDefault="00D7409E" w:rsidP="000163E4">
            <w:pPr>
              <w:spacing w:line="276" w:lineRule="auto"/>
              <w:jc w:val="center"/>
              <w:rPr>
                <w:ins w:id="427" w:author="Prouty, Cody S." w:date="2022-05-31T09:51:00Z"/>
                <w:b/>
                <w:bCs/>
              </w:rPr>
            </w:pPr>
            <w:ins w:id="428" w:author="Prouty, Cody S." w:date="2022-05-31T09:51:00Z">
              <w:r>
                <w:rPr>
                  <w:b/>
                  <w:bCs/>
                </w:rPr>
                <w:t>Random effect</w:t>
              </w:r>
            </w:ins>
          </w:p>
        </w:tc>
        <w:tc>
          <w:tcPr>
            <w:tcW w:w="599" w:type="dxa"/>
            <w:tcBorders>
              <w:top w:val="nil"/>
              <w:bottom w:val="single" w:sz="4" w:space="0" w:color="auto"/>
            </w:tcBorders>
            <w:vAlign w:val="center"/>
            <w:tcPrChange w:id="429" w:author="Prouty, Cody S." w:date="2022-05-31T09:54:00Z">
              <w:tcPr>
                <w:tcW w:w="602" w:type="dxa"/>
                <w:vAlign w:val="center"/>
              </w:tcPr>
            </w:tcPrChange>
          </w:tcPr>
          <w:p w14:paraId="1FA1891D" w14:textId="77777777" w:rsidR="00D7409E" w:rsidRDefault="00D7409E" w:rsidP="000163E4">
            <w:pPr>
              <w:spacing w:line="276" w:lineRule="auto"/>
              <w:jc w:val="center"/>
              <w:rPr>
                <w:ins w:id="430" w:author="Prouty, Cody S." w:date="2022-05-31T09:51:00Z"/>
                <w:b/>
                <w:bCs/>
              </w:rPr>
            </w:pPr>
            <w:proofErr w:type="spellStart"/>
            <w:ins w:id="431" w:author="Prouty, Cody S." w:date="2022-05-31T09:51:00Z">
              <w:r>
                <w:rPr>
                  <w:b/>
                  <w:bCs/>
                </w:rPr>
                <w:t>df</w:t>
              </w:r>
              <w:proofErr w:type="spellEnd"/>
            </w:ins>
          </w:p>
        </w:tc>
        <w:tc>
          <w:tcPr>
            <w:tcW w:w="950" w:type="dxa"/>
            <w:tcBorders>
              <w:top w:val="nil"/>
              <w:bottom w:val="single" w:sz="4" w:space="0" w:color="auto"/>
            </w:tcBorders>
            <w:vAlign w:val="center"/>
            <w:tcPrChange w:id="432" w:author="Prouty, Cody S." w:date="2022-05-31T09:54:00Z">
              <w:tcPr>
                <w:tcW w:w="954" w:type="dxa"/>
                <w:vAlign w:val="center"/>
              </w:tcPr>
            </w:tcPrChange>
          </w:tcPr>
          <w:p w14:paraId="1315D7D5" w14:textId="77777777" w:rsidR="00D7409E" w:rsidRPr="003F28A0" w:rsidRDefault="00D7409E" w:rsidP="000163E4">
            <w:pPr>
              <w:spacing w:line="276" w:lineRule="auto"/>
              <w:jc w:val="center"/>
              <w:rPr>
                <w:ins w:id="433" w:author="Prouty, Cody S." w:date="2022-05-31T09:51:00Z"/>
                <w:b/>
                <w:bCs/>
              </w:rPr>
            </w:pPr>
            <w:proofErr w:type="spellStart"/>
            <w:ins w:id="434" w:author="Prouty, Cody S." w:date="2022-05-31T09:51:00Z">
              <w:r>
                <w:rPr>
                  <w:b/>
                  <w:bCs/>
                </w:rPr>
                <w:t>AICc</w:t>
              </w:r>
              <w:proofErr w:type="spellEnd"/>
            </w:ins>
          </w:p>
        </w:tc>
        <w:tc>
          <w:tcPr>
            <w:tcW w:w="876" w:type="dxa"/>
            <w:tcBorders>
              <w:top w:val="nil"/>
              <w:bottom w:val="single" w:sz="4" w:space="0" w:color="auto"/>
            </w:tcBorders>
            <w:vAlign w:val="center"/>
            <w:tcPrChange w:id="435" w:author="Prouty, Cody S." w:date="2022-05-31T09:54:00Z">
              <w:tcPr>
                <w:tcW w:w="876" w:type="dxa"/>
                <w:vAlign w:val="center"/>
              </w:tcPr>
            </w:tcPrChange>
          </w:tcPr>
          <w:p w14:paraId="4805C5FE" w14:textId="77777777" w:rsidR="00D7409E" w:rsidRPr="001A531D" w:rsidRDefault="00D7409E" w:rsidP="000163E4">
            <w:pPr>
              <w:spacing w:line="276" w:lineRule="auto"/>
              <w:jc w:val="center"/>
              <w:rPr>
                <w:ins w:id="436" w:author="Prouty, Cody S." w:date="2022-05-31T09:51:00Z"/>
                <w:rFonts w:eastAsia="Cambria Math"/>
                <w:b/>
                <w:bCs/>
                <w:i/>
                <w:iCs/>
                <w:vertAlign w:val="subscript"/>
                <w:lang w:eastAsia="ja-JP"/>
              </w:rPr>
            </w:pPr>
            <m:oMath>
              <m:r>
                <w:ins w:id="437" w:author="Prouty, Cody S." w:date="2022-05-31T09:51:00Z">
                  <m:rPr>
                    <m:sty m:val="bi"/>
                  </m:rPr>
                  <w:rPr>
                    <w:rFonts w:ascii="Cambria Math" w:eastAsia="Cambria Math" w:hAnsi="Cambria Math"/>
                    <w:lang w:eastAsia="ja-JP"/>
                  </w:rPr>
                  <m:t>∆</m:t>
                </w:ins>
              </m:r>
            </m:oMath>
            <w:ins w:id="438" w:author="Prouty, Cody S." w:date="2022-05-31T09:51:00Z">
              <w:r w:rsidRPr="001A531D">
                <w:rPr>
                  <w:rFonts w:eastAsia="Cambria Math"/>
                  <w:b/>
                  <w:bCs/>
                  <w:i/>
                  <w:iCs/>
                  <w:vertAlign w:val="subscript"/>
                  <w:lang w:eastAsia="ja-JP"/>
                </w:rPr>
                <w:t>i</w:t>
              </w:r>
            </w:ins>
          </w:p>
        </w:tc>
        <w:tc>
          <w:tcPr>
            <w:tcW w:w="912" w:type="dxa"/>
            <w:tcBorders>
              <w:top w:val="nil"/>
              <w:bottom w:val="single" w:sz="4" w:space="0" w:color="auto"/>
            </w:tcBorders>
            <w:vAlign w:val="center"/>
            <w:tcPrChange w:id="439" w:author="Prouty, Cody S." w:date="2022-05-31T09:54:00Z">
              <w:tcPr>
                <w:tcW w:w="912" w:type="dxa"/>
                <w:vAlign w:val="center"/>
              </w:tcPr>
            </w:tcPrChange>
          </w:tcPr>
          <w:p w14:paraId="20898348" w14:textId="77777777" w:rsidR="00D7409E" w:rsidRPr="001A531D" w:rsidRDefault="00D7409E" w:rsidP="000163E4">
            <w:pPr>
              <w:spacing w:line="276" w:lineRule="auto"/>
              <w:jc w:val="center"/>
              <w:rPr>
                <w:ins w:id="440" w:author="Prouty, Cody S." w:date="2022-05-31T09:51:00Z"/>
                <w:b/>
                <w:bCs/>
              </w:rPr>
            </w:pPr>
            <w:proofErr w:type="spellStart"/>
            <w:ins w:id="441" w:author="Prouty, Cody S." w:date="2022-05-31T09:51:00Z">
              <w:r w:rsidRPr="001A531D">
                <w:rPr>
                  <w:b/>
                  <w:bCs/>
                </w:rPr>
                <w:t>AIC</w:t>
              </w:r>
              <w:r>
                <w:rPr>
                  <w:b/>
                  <w:bCs/>
                </w:rPr>
                <w:t>c</w:t>
              </w:r>
              <w:proofErr w:type="spellEnd"/>
              <w:r>
                <w:rPr>
                  <w:b/>
                  <w:bCs/>
                </w:rPr>
                <w:t xml:space="preserve"> weight</w:t>
              </w:r>
            </w:ins>
          </w:p>
        </w:tc>
        <w:tc>
          <w:tcPr>
            <w:tcW w:w="1936" w:type="dxa"/>
            <w:tcBorders>
              <w:top w:val="nil"/>
              <w:bottom w:val="single" w:sz="4" w:space="0" w:color="auto"/>
            </w:tcBorders>
            <w:tcPrChange w:id="442" w:author="Prouty, Cody S." w:date="2022-05-31T09:54:00Z">
              <w:tcPr>
                <w:tcW w:w="4240" w:type="dxa"/>
              </w:tcPr>
            </w:tcPrChange>
          </w:tcPr>
          <w:p w14:paraId="567E2B1C" w14:textId="77777777" w:rsidR="00D7409E" w:rsidRPr="001A531D" w:rsidRDefault="00D7409E" w:rsidP="000163E4">
            <w:pPr>
              <w:spacing w:line="276" w:lineRule="auto"/>
              <w:jc w:val="center"/>
              <w:rPr>
                <w:ins w:id="443" w:author="Prouty, Cody S." w:date="2022-05-31T09:51:00Z"/>
                <w:b/>
                <w:bCs/>
              </w:rPr>
            </w:pPr>
            <w:ins w:id="444" w:author="Prouty, Cody S." w:date="2022-05-31T09:51:00Z">
              <w:r>
                <w:rPr>
                  <w:b/>
                  <w:bCs/>
                </w:rPr>
                <w:t>Family</w:t>
              </w:r>
            </w:ins>
          </w:p>
        </w:tc>
      </w:tr>
      <w:tr w:rsidR="00D7409E" w:rsidRPr="0058198C" w14:paraId="4AB22F09" w14:textId="77777777" w:rsidTr="00A531A0">
        <w:trPr>
          <w:trHeight w:val="800"/>
          <w:jc w:val="center"/>
          <w:ins w:id="445" w:author="Prouty, Cody S." w:date="2022-05-31T09:51:00Z"/>
          <w:trPrChange w:id="446" w:author="Prouty, Cody S." w:date="2022-05-31T09:54:00Z">
            <w:trPr>
              <w:trHeight w:val="576"/>
              <w:jc w:val="center"/>
            </w:trPr>
          </w:trPrChange>
        </w:trPr>
        <w:tc>
          <w:tcPr>
            <w:tcW w:w="533" w:type="dxa"/>
            <w:tcBorders>
              <w:top w:val="single" w:sz="4" w:space="0" w:color="auto"/>
              <w:bottom w:val="nil"/>
            </w:tcBorders>
            <w:vAlign w:val="bottom"/>
            <w:tcPrChange w:id="447" w:author="Prouty, Cody S." w:date="2022-05-31T09:54:00Z">
              <w:tcPr>
                <w:tcW w:w="534" w:type="dxa"/>
                <w:vAlign w:val="bottom"/>
              </w:tcPr>
            </w:tcPrChange>
          </w:tcPr>
          <w:p w14:paraId="1D707145" w14:textId="77777777" w:rsidR="00D7409E" w:rsidRDefault="00D7409E" w:rsidP="000163E4">
            <w:pPr>
              <w:spacing w:line="276" w:lineRule="auto"/>
              <w:jc w:val="center"/>
              <w:rPr>
                <w:ins w:id="448" w:author="Prouty, Cody S." w:date="2022-05-31T09:51:00Z"/>
              </w:rPr>
            </w:pPr>
            <w:ins w:id="449" w:author="Prouty, Cody S." w:date="2022-05-31T09:51:00Z">
              <w:r>
                <w:t>1</w:t>
              </w:r>
            </w:ins>
          </w:p>
        </w:tc>
        <w:tc>
          <w:tcPr>
            <w:tcW w:w="2400" w:type="dxa"/>
            <w:tcBorders>
              <w:top w:val="single" w:sz="4" w:space="0" w:color="auto"/>
              <w:bottom w:val="nil"/>
            </w:tcBorders>
            <w:vAlign w:val="center"/>
            <w:tcPrChange w:id="450" w:author="Prouty, Cody S." w:date="2022-05-31T09:54:00Z">
              <w:tcPr>
                <w:tcW w:w="2400" w:type="dxa"/>
                <w:vAlign w:val="center"/>
              </w:tcPr>
            </w:tcPrChange>
          </w:tcPr>
          <w:p w14:paraId="7DB62F97" w14:textId="77777777" w:rsidR="00D7409E" w:rsidRPr="00723346" w:rsidRDefault="00D7409E" w:rsidP="000163E4">
            <w:pPr>
              <w:spacing w:line="276" w:lineRule="auto"/>
              <w:jc w:val="center"/>
              <w:rPr>
                <w:ins w:id="451" w:author="Prouty, Cody S." w:date="2022-05-31T09:51:00Z"/>
              </w:rPr>
            </w:pPr>
            <w:ins w:id="452" w:author="Prouty, Cody S." w:date="2022-05-31T09:51:00Z">
              <w:r>
                <w:t>A+A</w:t>
              </w:r>
              <w:r>
                <w:rPr>
                  <w:vertAlign w:val="superscript"/>
                </w:rPr>
                <w:t xml:space="preserve">2 </w:t>
              </w:r>
              <w:r>
                <w:t>+</w:t>
              </w:r>
              <w:proofErr w:type="gramStart"/>
              <w:r>
                <w:t>off(</w:t>
              </w:r>
              <w:proofErr w:type="gramEnd"/>
              <w:r>
                <w:t>TB)+</w:t>
              </w:r>
              <w:proofErr w:type="spellStart"/>
              <w:r>
                <w:t>T+R+Rd+H</w:t>
              </w:r>
              <w:proofErr w:type="spellEnd"/>
            </w:ins>
          </w:p>
        </w:tc>
        <w:tc>
          <w:tcPr>
            <w:tcW w:w="1097" w:type="dxa"/>
            <w:tcBorders>
              <w:top w:val="single" w:sz="4" w:space="0" w:color="auto"/>
              <w:bottom w:val="nil"/>
            </w:tcBorders>
            <w:vAlign w:val="center"/>
            <w:tcPrChange w:id="453" w:author="Prouty, Cody S." w:date="2022-05-31T09:54:00Z">
              <w:tcPr>
                <w:tcW w:w="1097" w:type="dxa"/>
                <w:vAlign w:val="center"/>
              </w:tcPr>
            </w:tcPrChange>
          </w:tcPr>
          <w:p w14:paraId="514CB7A7" w14:textId="77777777" w:rsidR="00D7409E" w:rsidRDefault="00D7409E" w:rsidP="000163E4">
            <w:pPr>
              <w:spacing w:line="276" w:lineRule="auto"/>
              <w:jc w:val="center"/>
              <w:rPr>
                <w:ins w:id="454" w:author="Prouty, Cody S." w:date="2022-05-31T09:51:00Z"/>
              </w:rPr>
            </w:pPr>
            <w:ins w:id="455" w:author="Prouty, Cody S." w:date="2022-05-31T09:51:00Z">
              <w:r>
                <w:t>A | H</w:t>
              </w:r>
            </w:ins>
          </w:p>
        </w:tc>
        <w:tc>
          <w:tcPr>
            <w:tcW w:w="599" w:type="dxa"/>
            <w:tcBorders>
              <w:top w:val="single" w:sz="4" w:space="0" w:color="auto"/>
              <w:bottom w:val="nil"/>
            </w:tcBorders>
            <w:vAlign w:val="bottom"/>
            <w:tcPrChange w:id="456" w:author="Prouty, Cody S." w:date="2022-05-31T09:54:00Z">
              <w:tcPr>
                <w:tcW w:w="602" w:type="dxa"/>
                <w:vAlign w:val="bottom"/>
              </w:tcPr>
            </w:tcPrChange>
          </w:tcPr>
          <w:p w14:paraId="072E6EFE" w14:textId="77777777" w:rsidR="00D7409E" w:rsidRPr="0058198C" w:rsidRDefault="00D7409E" w:rsidP="000163E4">
            <w:pPr>
              <w:spacing w:line="276" w:lineRule="auto"/>
              <w:jc w:val="center"/>
              <w:rPr>
                <w:ins w:id="457" w:author="Prouty, Cody S." w:date="2022-05-31T09:51:00Z"/>
              </w:rPr>
            </w:pPr>
            <w:ins w:id="458" w:author="Prouty, Cody S." w:date="2022-05-31T09:51:00Z">
              <w:r w:rsidRPr="0058198C">
                <w:rPr>
                  <w:color w:val="000000"/>
                </w:rPr>
                <w:t>10</w:t>
              </w:r>
            </w:ins>
          </w:p>
        </w:tc>
        <w:tc>
          <w:tcPr>
            <w:tcW w:w="950" w:type="dxa"/>
            <w:tcBorders>
              <w:top w:val="single" w:sz="4" w:space="0" w:color="auto"/>
              <w:bottom w:val="nil"/>
            </w:tcBorders>
            <w:vAlign w:val="bottom"/>
            <w:tcPrChange w:id="459" w:author="Prouty, Cody S." w:date="2022-05-31T09:54:00Z">
              <w:tcPr>
                <w:tcW w:w="954" w:type="dxa"/>
                <w:vAlign w:val="bottom"/>
              </w:tcPr>
            </w:tcPrChange>
          </w:tcPr>
          <w:p w14:paraId="1B64BA47" w14:textId="77777777" w:rsidR="00D7409E" w:rsidRPr="0058198C" w:rsidRDefault="00D7409E" w:rsidP="000163E4">
            <w:pPr>
              <w:spacing w:line="276" w:lineRule="auto"/>
              <w:jc w:val="center"/>
              <w:rPr>
                <w:ins w:id="460" w:author="Prouty, Cody S." w:date="2022-05-31T09:51:00Z"/>
              </w:rPr>
            </w:pPr>
            <w:ins w:id="461" w:author="Prouty, Cody S." w:date="2022-05-31T09:51:00Z">
              <w:r w:rsidRPr="0058198C">
                <w:rPr>
                  <w:color w:val="000000"/>
                </w:rPr>
                <w:t>695.2</w:t>
              </w:r>
            </w:ins>
          </w:p>
        </w:tc>
        <w:tc>
          <w:tcPr>
            <w:tcW w:w="876" w:type="dxa"/>
            <w:tcBorders>
              <w:top w:val="single" w:sz="4" w:space="0" w:color="auto"/>
              <w:bottom w:val="nil"/>
            </w:tcBorders>
            <w:vAlign w:val="bottom"/>
            <w:tcPrChange w:id="462" w:author="Prouty, Cody S." w:date="2022-05-31T09:54:00Z">
              <w:tcPr>
                <w:tcW w:w="876" w:type="dxa"/>
                <w:vAlign w:val="bottom"/>
              </w:tcPr>
            </w:tcPrChange>
          </w:tcPr>
          <w:p w14:paraId="024AEB85" w14:textId="77777777" w:rsidR="00D7409E" w:rsidRPr="0058198C" w:rsidRDefault="00D7409E" w:rsidP="000163E4">
            <w:pPr>
              <w:spacing w:line="276" w:lineRule="auto"/>
              <w:jc w:val="center"/>
              <w:rPr>
                <w:ins w:id="463" w:author="Prouty, Cody S." w:date="2022-05-31T09:51:00Z"/>
              </w:rPr>
            </w:pPr>
            <w:ins w:id="464" w:author="Prouty, Cody S." w:date="2022-05-31T09:51:00Z">
              <w:r w:rsidRPr="0058198C">
                <w:rPr>
                  <w:color w:val="000000"/>
                </w:rPr>
                <w:t>0.00</w:t>
              </w:r>
            </w:ins>
          </w:p>
        </w:tc>
        <w:tc>
          <w:tcPr>
            <w:tcW w:w="912" w:type="dxa"/>
            <w:tcBorders>
              <w:top w:val="single" w:sz="4" w:space="0" w:color="auto"/>
              <w:bottom w:val="nil"/>
            </w:tcBorders>
            <w:vAlign w:val="bottom"/>
            <w:tcPrChange w:id="465" w:author="Prouty, Cody S." w:date="2022-05-31T09:54:00Z">
              <w:tcPr>
                <w:tcW w:w="912" w:type="dxa"/>
                <w:vAlign w:val="bottom"/>
              </w:tcPr>
            </w:tcPrChange>
          </w:tcPr>
          <w:p w14:paraId="0F3A09DD" w14:textId="77777777" w:rsidR="00D7409E" w:rsidRPr="0058198C" w:rsidRDefault="00D7409E" w:rsidP="000163E4">
            <w:pPr>
              <w:spacing w:line="276" w:lineRule="auto"/>
              <w:jc w:val="center"/>
              <w:rPr>
                <w:ins w:id="466" w:author="Prouty, Cody S." w:date="2022-05-31T09:51:00Z"/>
              </w:rPr>
            </w:pPr>
            <w:ins w:id="467" w:author="Prouty, Cody S." w:date="2022-05-31T09:51:00Z">
              <w:r w:rsidRPr="0058198C">
                <w:rPr>
                  <w:color w:val="000000"/>
                </w:rPr>
                <w:t>0.426</w:t>
              </w:r>
            </w:ins>
          </w:p>
        </w:tc>
        <w:tc>
          <w:tcPr>
            <w:tcW w:w="1936" w:type="dxa"/>
            <w:tcBorders>
              <w:top w:val="single" w:sz="4" w:space="0" w:color="auto"/>
              <w:bottom w:val="nil"/>
            </w:tcBorders>
            <w:vAlign w:val="bottom"/>
            <w:tcPrChange w:id="468" w:author="Prouty, Cody S." w:date="2022-05-31T09:54:00Z">
              <w:tcPr>
                <w:tcW w:w="4240" w:type="dxa"/>
                <w:vAlign w:val="bottom"/>
              </w:tcPr>
            </w:tcPrChange>
          </w:tcPr>
          <w:p w14:paraId="40990DC6" w14:textId="77777777" w:rsidR="00D7409E" w:rsidRPr="0058198C" w:rsidRDefault="00D7409E" w:rsidP="000163E4">
            <w:pPr>
              <w:spacing w:line="276" w:lineRule="auto"/>
              <w:jc w:val="center"/>
              <w:rPr>
                <w:ins w:id="469" w:author="Prouty, Cody S." w:date="2022-05-31T09:51:00Z"/>
                <w:color w:val="000000"/>
              </w:rPr>
            </w:pPr>
            <w:ins w:id="470" w:author="Prouty, Cody S." w:date="2022-05-31T09:51:00Z">
              <w:r w:rsidRPr="0058198C">
                <w:rPr>
                  <w:color w:val="000000"/>
                </w:rPr>
                <w:t>nbinom2(log)</w:t>
              </w:r>
            </w:ins>
          </w:p>
        </w:tc>
      </w:tr>
      <w:tr w:rsidR="00D7409E" w:rsidRPr="0058198C" w14:paraId="355AF6C6" w14:textId="77777777" w:rsidTr="00A531A0">
        <w:trPr>
          <w:trHeight w:val="576"/>
          <w:jc w:val="center"/>
          <w:ins w:id="471" w:author="Prouty, Cody S." w:date="2022-05-31T09:51:00Z"/>
          <w:trPrChange w:id="472" w:author="Prouty, Cody S." w:date="2022-05-31T09:54:00Z">
            <w:trPr>
              <w:trHeight w:val="576"/>
              <w:jc w:val="center"/>
            </w:trPr>
          </w:trPrChange>
        </w:trPr>
        <w:tc>
          <w:tcPr>
            <w:tcW w:w="533" w:type="dxa"/>
            <w:tcBorders>
              <w:top w:val="nil"/>
              <w:bottom w:val="nil"/>
            </w:tcBorders>
            <w:vAlign w:val="bottom"/>
            <w:tcPrChange w:id="473" w:author="Prouty, Cody S." w:date="2022-05-31T09:54:00Z">
              <w:tcPr>
                <w:tcW w:w="534" w:type="dxa"/>
                <w:vAlign w:val="bottom"/>
              </w:tcPr>
            </w:tcPrChange>
          </w:tcPr>
          <w:p w14:paraId="30C33866" w14:textId="77777777" w:rsidR="00D7409E" w:rsidRDefault="00D7409E" w:rsidP="000163E4">
            <w:pPr>
              <w:spacing w:line="276" w:lineRule="auto"/>
              <w:jc w:val="center"/>
              <w:rPr>
                <w:ins w:id="474" w:author="Prouty, Cody S." w:date="2022-05-31T09:51:00Z"/>
              </w:rPr>
            </w:pPr>
            <w:ins w:id="475" w:author="Prouty, Cody S." w:date="2022-05-31T09:51:00Z">
              <w:r>
                <w:t>2</w:t>
              </w:r>
            </w:ins>
          </w:p>
        </w:tc>
        <w:tc>
          <w:tcPr>
            <w:tcW w:w="2400" w:type="dxa"/>
            <w:tcBorders>
              <w:top w:val="nil"/>
              <w:bottom w:val="nil"/>
            </w:tcBorders>
            <w:vAlign w:val="center"/>
            <w:tcPrChange w:id="476" w:author="Prouty, Cody S." w:date="2022-05-31T09:54:00Z">
              <w:tcPr>
                <w:tcW w:w="2400" w:type="dxa"/>
                <w:vAlign w:val="center"/>
              </w:tcPr>
            </w:tcPrChange>
          </w:tcPr>
          <w:p w14:paraId="4C576983" w14:textId="77777777" w:rsidR="00D7409E" w:rsidRDefault="00D7409E" w:rsidP="000163E4">
            <w:pPr>
              <w:spacing w:line="276" w:lineRule="auto"/>
              <w:jc w:val="center"/>
              <w:rPr>
                <w:ins w:id="477" w:author="Prouty, Cody S." w:date="2022-05-31T09:51:00Z"/>
              </w:rPr>
            </w:pPr>
            <w:ins w:id="478" w:author="Prouty, Cody S." w:date="2022-05-31T09:51:00Z">
              <w:r>
                <w:t>A+A</w:t>
              </w:r>
              <w:r>
                <w:rPr>
                  <w:vertAlign w:val="superscript"/>
                </w:rPr>
                <w:t xml:space="preserve">2 </w:t>
              </w:r>
              <w:r>
                <w:t>+</w:t>
              </w:r>
              <w:proofErr w:type="gramStart"/>
              <w:r>
                <w:t>off(</w:t>
              </w:r>
              <w:proofErr w:type="gramEnd"/>
              <w:r>
                <w:t>TB)+</w:t>
              </w:r>
              <w:proofErr w:type="spellStart"/>
              <w:r>
                <w:t>T+R+Rd</w:t>
              </w:r>
              <w:proofErr w:type="spellEnd"/>
            </w:ins>
          </w:p>
        </w:tc>
        <w:tc>
          <w:tcPr>
            <w:tcW w:w="1097" w:type="dxa"/>
            <w:tcBorders>
              <w:top w:val="nil"/>
              <w:bottom w:val="nil"/>
            </w:tcBorders>
            <w:vAlign w:val="center"/>
            <w:tcPrChange w:id="479" w:author="Prouty, Cody S." w:date="2022-05-31T09:54:00Z">
              <w:tcPr>
                <w:tcW w:w="1097" w:type="dxa"/>
                <w:vAlign w:val="center"/>
              </w:tcPr>
            </w:tcPrChange>
          </w:tcPr>
          <w:p w14:paraId="507792DE" w14:textId="77777777" w:rsidR="00D7409E" w:rsidRDefault="00D7409E" w:rsidP="000163E4">
            <w:pPr>
              <w:spacing w:line="276" w:lineRule="auto"/>
              <w:jc w:val="center"/>
              <w:rPr>
                <w:ins w:id="480" w:author="Prouty, Cody S." w:date="2022-05-31T09:51:00Z"/>
              </w:rPr>
            </w:pPr>
            <w:ins w:id="481" w:author="Prouty, Cody S." w:date="2022-05-31T09:51:00Z">
              <w:r>
                <w:t>A | H</w:t>
              </w:r>
            </w:ins>
          </w:p>
        </w:tc>
        <w:tc>
          <w:tcPr>
            <w:tcW w:w="599" w:type="dxa"/>
            <w:tcBorders>
              <w:top w:val="nil"/>
              <w:bottom w:val="nil"/>
            </w:tcBorders>
            <w:vAlign w:val="bottom"/>
            <w:tcPrChange w:id="482" w:author="Prouty, Cody S." w:date="2022-05-31T09:54:00Z">
              <w:tcPr>
                <w:tcW w:w="602" w:type="dxa"/>
                <w:vAlign w:val="bottom"/>
              </w:tcPr>
            </w:tcPrChange>
          </w:tcPr>
          <w:p w14:paraId="164A250B" w14:textId="77777777" w:rsidR="00D7409E" w:rsidRPr="0058198C" w:rsidRDefault="00D7409E" w:rsidP="000163E4">
            <w:pPr>
              <w:spacing w:line="276" w:lineRule="auto"/>
              <w:jc w:val="center"/>
              <w:rPr>
                <w:ins w:id="483" w:author="Prouty, Cody S." w:date="2022-05-31T09:51:00Z"/>
              </w:rPr>
            </w:pPr>
            <w:ins w:id="484" w:author="Prouty, Cody S." w:date="2022-05-31T09:51:00Z">
              <w:r w:rsidRPr="0058198C">
                <w:rPr>
                  <w:color w:val="000000"/>
                </w:rPr>
                <w:t>9</w:t>
              </w:r>
            </w:ins>
          </w:p>
        </w:tc>
        <w:tc>
          <w:tcPr>
            <w:tcW w:w="950" w:type="dxa"/>
            <w:tcBorders>
              <w:top w:val="nil"/>
              <w:bottom w:val="nil"/>
            </w:tcBorders>
            <w:vAlign w:val="bottom"/>
            <w:tcPrChange w:id="485" w:author="Prouty, Cody S." w:date="2022-05-31T09:54:00Z">
              <w:tcPr>
                <w:tcW w:w="954" w:type="dxa"/>
                <w:vAlign w:val="bottom"/>
              </w:tcPr>
            </w:tcPrChange>
          </w:tcPr>
          <w:p w14:paraId="357BDB08" w14:textId="77777777" w:rsidR="00D7409E" w:rsidRPr="0058198C" w:rsidRDefault="00D7409E" w:rsidP="000163E4">
            <w:pPr>
              <w:spacing w:line="276" w:lineRule="auto"/>
              <w:jc w:val="center"/>
              <w:rPr>
                <w:ins w:id="486" w:author="Prouty, Cody S." w:date="2022-05-31T09:51:00Z"/>
              </w:rPr>
            </w:pPr>
            <w:ins w:id="487" w:author="Prouty, Cody S." w:date="2022-05-31T09:51:00Z">
              <w:r w:rsidRPr="0058198C">
                <w:rPr>
                  <w:color w:val="000000"/>
                </w:rPr>
                <w:t>695.5</w:t>
              </w:r>
            </w:ins>
          </w:p>
        </w:tc>
        <w:tc>
          <w:tcPr>
            <w:tcW w:w="876" w:type="dxa"/>
            <w:tcBorders>
              <w:top w:val="nil"/>
              <w:bottom w:val="nil"/>
            </w:tcBorders>
            <w:vAlign w:val="bottom"/>
            <w:tcPrChange w:id="488" w:author="Prouty, Cody S." w:date="2022-05-31T09:54:00Z">
              <w:tcPr>
                <w:tcW w:w="876" w:type="dxa"/>
                <w:vAlign w:val="bottom"/>
              </w:tcPr>
            </w:tcPrChange>
          </w:tcPr>
          <w:p w14:paraId="6B8E990C" w14:textId="77777777" w:rsidR="00D7409E" w:rsidRPr="0058198C" w:rsidRDefault="00D7409E" w:rsidP="000163E4">
            <w:pPr>
              <w:spacing w:line="276" w:lineRule="auto"/>
              <w:jc w:val="center"/>
              <w:rPr>
                <w:ins w:id="489" w:author="Prouty, Cody S." w:date="2022-05-31T09:51:00Z"/>
              </w:rPr>
            </w:pPr>
            <w:ins w:id="490" w:author="Prouty, Cody S." w:date="2022-05-31T09:51:00Z">
              <w:r w:rsidRPr="0058198C">
                <w:rPr>
                  <w:color w:val="000000"/>
                </w:rPr>
                <w:t>0.29</w:t>
              </w:r>
            </w:ins>
          </w:p>
        </w:tc>
        <w:tc>
          <w:tcPr>
            <w:tcW w:w="912" w:type="dxa"/>
            <w:tcBorders>
              <w:top w:val="nil"/>
              <w:bottom w:val="nil"/>
            </w:tcBorders>
            <w:vAlign w:val="bottom"/>
            <w:tcPrChange w:id="491" w:author="Prouty, Cody S." w:date="2022-05-31T09:54:00Z">
              <w:tcPr>
                <w:tcW w:w="912" w:type="dxa"/>
                <w:vAlign w:val="bottom"/>
              </w:tcPr>
            </w:tcPrChange>
          </w:tcPr>
          <w:p w14:paraId="589244B7" w14:textId="77777777" w:rsidR="00D7409E" w:rsidRPr="0058198C" w:rsidRDefault="00D7409E" w:rsidP="000163E4">
            <w:pPr>
              <w:spacing w:line="276" w:lineRule="auto"/>
              <w:jc w:val="center"/>
              <w:rPr>
                <w:ins w:id="492" w:author="Prouty, Cody S." w:date="2022-05-31T09:51:00Z"/>
              </w:rPr>
            </w:pPr>
            <w:ins w:id="493" w:author="Prouty, Cody S." w:date="2022-05-31T09:51:00Z">
              <w:r w:rsidRPr="0058198C">
                <w:rPr>
                  <w:color w:val="000000"/>
                </w:rPr>
                <w:t>0.368</w:t>
              </w:r>
            </w:ins>
          </w:p>
        </w:tc>
        <w:tc>
          <w:tcPr>
            <w:tcW w:w="1936" w:type="dxa"/>
            <w:tcBorders>
              <w:top w:val="nil"/>
              <w:bottom w:val="nil"/>
            </w:tcBorders>
            <w:vAlign w:val="bottom"/>
            <w:tcPrChange w:id="494" w:author="Prouty, Cody S." w:date="2022-05-31T09:54:00Z">
              <w:tcPr>
                <w:tcW w:w="4240" w:type="dxa"/>
                <w:vAlign w:val="bottom"/>
              </w:tcPr>
            </w:tcPrChange>
          </w:tcPr>
          <w:p w14:paraId="7E62F4EC" w14:textId="77777777" w:rsidR="00D7409E" w:rsidRPr="0058198C" w:rsidRDefault="00D7409E" w:rsidP="000163E4">
            <w:pPr>
              <w:spacing w:line="276" w:lineRule="auto"/>
              <w:jc w:val="center"/>
              <w:rPr>
                <w:ins w:id="495" w:author="Prouty, Cody S." w:date="2022-05-31T09:51:00Z"/>
                <w:color w:val="000000"/>
              </w:rPr>
            </w:pPr>
            <w:ins w:id="496" w:author="Prouty, Cody S." w:date="2022-05-31T09:51:00Z">
              <w:r w:rsidRPr="0058198C">
                <w:rPr>
                  <w:color w:val="000000"/>
                </w:rPr>
                <w:t>nbinom2(log)</w:t>
              </w:r>
            </w:ins>
          </w:p>
        </w:tc>
      </w:tr>
      <w:tr w:rsidR="00D7409E" w:rsidRPr="0058198C" w14:paraId="05FA0FF0" w14:textId="77777777" w:rsidTr="00A531A0">
        <w:trPr>
          <w:trHeight w:val="576"/>
          <w:jc w:val="center"/>
          <w:ins w:id="497" w:author="Prouty, Cody S." w:date="2022-05-31T09:51:00Z"/>
          <w:trPrChange w:id="498" w:author="Prouty, Cody S." w:date="2022-05-31T09:54:00Z">
            <w:trPr>
              <w:trHeight w:val="576"/>
              <w:jc w:val="center"/>
            </w:trPr>
          </w:trPrChange>
        </w:trPr>
        <w:tc>
          <w:tcPr>
            <w:tcW w:w="533" w:type="dxa"/>
            <w:tcBorders>
              <w:top w:val="nil"/>
              <w:bottom w:val="nil"/>
            </w:tcBorders>
            <w:vAlign w:val="bottom"/>
            <w:tcPrChange w:id="499" w:author="Prouty, Cody S." w:date="2022-05-31T09:54:00Z">
              <w:tcPr>
                <w:tcW w:w="534" w:type="dxa"/>
                <w:vAlign w:val="bottom"/>
              </w:tcPr>
            </w:tcPrChange>
          </w:tcPr>
          <w:p w14:paraId="7DB9D946" w14:textId="77777777" w:rsidR="00D7409E" w:rsidRDefault="00D7409E" w:rsidP="000163E4">
            <w:pPr>
              <w:spacing w:line="276" w:lineRule="auto"/>
              <w:jc w:val="center"/>
              <w:rPr>
                <w:ins w:id="500" w:author="Prouty, Cody S." w:date="2022-05-31T09:51:00Z"/>
              </w:rPr>
            </w:pPr>
            <w:ins w:id="501" w:author="Prouty, Cody S." w:date="2022-05-31T09:51:00Z">
              <w:r>
                <w:t>3</w:t>
              </w:r>
            </w:ins>
          </w:p>
        </w:tc>
        <w:tc>
          <w:tcPr>
            <w:tcW w:w="2400" w:type="dxa"/>
            <w:tcBorders>
              <w:top w:val="nil"/>
              <w:bottom w:val="nil"/>
            </w:tcBorders>
            <w:vAlign w:val="center"/>
            <w:tcPrChange w:id="502" w:author="Prouty, Cody S." w:date="2022-05-31T09:54:00Z">
              <w:tcPr>
                <w:tcW w:w="2400" w:type="dxa"/>
                <w:vAlign w:val="center"/>
              </w:tcPr>
            </w:tcPrChange>
          </w:tcPr>
          <w:p w14:paraId="5DD16058" w14:textId="77777777" w:rsidR="00D7409E" w:rsidRDefault="00D7409E" w:rsidP="000163E4">
            <w:pPr>
              <w:spacing w:line="276" w:lineRule="auto"/>
              <w:jc w:val="center"/>
              <w:rPr>
                <w:ins w:id="503" w:author="Prouty, Cody S." w:date="2022-05-31T09:51:00Z"/>
              </w:rPr>
            </w:pPr>
            <w:ins w:id="504" w:author="Prouty, Cody S." w:date="2022-05-31T09:51:00Z">
              <w:r>
                <w:t>A+A</w:t>
              </w:r>
              <w:r>
                <w:rPr>
                  <w:vertAlign w:val="superscript"/>
                </w:rPr>
                <w:t xml:space="preserve">2 </w:t>
              </w:r>
              <w:r>
                <w:t>+</w:t>
              </w:r>
              <w:proofErr w:type="gramStart"/>
              <w:r>
                <w:t>off(</w:t>
              </w:r>
              <w:proofErr w:type="gramEnd"/>
              <w:r>
                <w:t>TB)+T+R</w:t>
              </w:r>
            </w:ins>
          </w:p>
        </w:tc>
        <w:tc>
          <w:tcPr>
            <w:tcW w:w="1097" w:type="dxa"/>
            <w:tcBorders>
              <w:top w:val="nil"/>
              <w:bottom w:val="nil"/>
            </w:tcBorders>
            <w:vAlign w:val="center"/>
            <w:tcPrChange w:id="505" w:author="Prouty, Cody S." w:date="2022-05-31T09:54:00Z">
              <w:tcPr>
                <w:tcW w:w="1097" w:type="dxa"/>
                <w:vAlign w:val="center"/>
              </w:tcPr>
            </w:tcPrChange>
          </w:tcPr>
          <w:p w14:paraId="4469EB02" w14:textId="77777777" w:rsidR="00D7409E" w:rsidRDefault="00D7409E" w:rsidP="000163E4">
            <w:pPr>
              <w:spacing w:line="276" w:lineRule="auto"/>
              <w:jc w:val="center"/>
              <w:rPr>
                <w:ins w:id="506" w:author="Prouty, Cody S." w:date="2022-05-31T09:51:00Z"/>
              </w:rPr>
            </w:pPr>
            <w:ins w:id="507" w:author="Prouty, Cody S." w:date="2022-05-31T09:51:00Z">
              <w:r>
                <w:t>A | H</w:t>
              </w:r>
            </w:ins>
          </w:p>
        </w:tc>
        <w:tc>
          <w:tcPr>
            <w:tcW w:w="599" w:type="dxa"/>
            <w:tcBorders>
              <w:top w:val="nil"/>
              <w:bottom w:val="nil"/>
            </w:tcBorders>
            <w:vAlign w:val="bottom"/>
            <w:tcPrChange w:id="508" w:author="Prouty, Cody S." w:date="2022-05-31T09:54:00Z">
              <w:tcPr>
                <w:tcW w:w="602" w:type="dxa"/>
                <w:vAlign w:val="bottom"/>
              </w:tcPr>
            </w:tcPrChange>
          </w:tcPr>
          <w:p w14:paraId="2E6979CE" w14:textId="77777777" w:rsidR="00D7409E" w:rsidRPr="0058198C" w:rsidRDefault="00D7409E" w:rsidP="000163E4">
            <w:pPr>
              <w:spacing w:line="276" w:lineRule="auto"/>
              <w:jc w:val="center"/>
              <w:rPr>
                <w:ins w:id="509" w:author="Prouty, Cody S." w:date="2022-05-31T09:51:00Z"/>
              </w:rPr>
            </w:pPr>
            <w:ins w:id="510" w:author="Prouty, Cody S." w:date="2022-05-31T09:51:00Z">
              <w:r w:rsidRPr="0058198C">
                <w:rPr>
                  <w:color w:val="000000"/>
                </w:rPr>
                <w:t>8</w:t>
              </w:r>
            </w:ins>
          </w:p>
        </w:tc>
        <w:tc>
          <w:tcPr>
            <w:tcW w:w="950" w:type="dxa"/>
            <w:tcBorders>
              <w:top w:val="nil"/>
              <w:bottom w:val="nil"/>
            </w:tcBorders>
            <w:vAlign w:val="bottom"/>
            <w:tcPrChange w:id="511" w:author="Prouty, Cody S." w:date="2022-05-31T09:54:00Z">
              <w:tcPr>
                <w:tcW w:w="954" w:type="dxa"/>
                <w:vAlign w:val="bottom"/>
              </w:tcPr>
            </w:tcPrChange>
          </w:tcPr>
          <w:p w14:paraId="1F7291A7" w14:textId="77777777" w:rsidR="00D7409E" w:rsidRPr="0058198C" w:rsidRDefault="00D7409E" w:rsidP="000163E4">
            <w:pPr>
              <w:spacing w:line="276" w:lineRule="auto"/>
              <w:jc w:val="center"/>
              <w:rPr>
                <w:ins w:id="512" w:author="Prouty, Cody S." w:date="2022-05-31T09:51:00Z"/>
              </w:rPr>
            </w:pPr>
            <w:ins w:id="513" w:author="Prouty, Cody S." w:date="2022-05-31T09:51:00Z">
              <w:r w:rsidRPr="0058198C">
                <w:rPr>
                  <w:color w:val="000000"/>
                </w:rPr>
                <w:t>697.7</w:t>
              </w:r>
            </w:ins>
          </w:p>
        </w:tc>
        <w:tc>
          <w:tcPr>
            <w:tcW w:w="876" w:type="dxa"/>
            <w:tcBorders>
              <w:top w:val="nil"/>
              <w:bottom w:val="nil"/>
            </w:tcBorders>
            <w:vAlign w:val="bottom"/>
            <w:tcPrChange w:id="514" w:author="Prouty, Cody S." w:date="2022-05-31T09:54:00Z">
              <w:tcPr>
                <w:tcW w:w="876" w:type="dxa"/>
                <w:vAlign w:val="bottom"/>
              </w:tcPr>
            </w:tcPrChange>
          </w:tcPr>
          <w:p w14:paraId="094A87E4" w14:textId="77777777" w:rsidR="00D7409E" w:rsidRPr="0058198C" w:rsidRDefault="00D7409E" w:rsidP="000163E4">
            <w:pPr>
              <w:spacing w:line="276" w:lineRule="auto"/>
              <w:jc w:val="center"/>
              <w:rPr>
                <w:ins w:id="515" w:author="Prouty, Cody S." w:date="2022-05-31T09:51:00Z"/>
              </w:rPr>
            </w:pPr>
            <w:ins w:id="516" w:author="Prouty, Cody S." w:date="2022-05-31T09:51:00Z">
              <w:r w:rsidRPr="0058198C">
                <w:rPr>
                  <w:color w:val="000000"/>
                </w:rPr>
                <w:t>2.53</w:t>
              </w:r>
            </w:ins>
          </w:p>
        </w:tc>
        <w:tc>
          <w:tcPr>
            <w:tcW w:w="912" w:type="dxa"/>
            <w:tcBorders>
              <w:top w:val="nil"/>
              <w:bottom w:val="nil"/>
            </w:tcBorders>
            <w:vAlign w:val="bottom"/>
            <w:tcPrChange w:id="517" w:author="Prouty, Cody S." w:date="2022-05-31T09:54:00Z">
              <w:tcPr>
                <w:tcW w:w="912" w:type="dxa"/>
                <w:vAlign w:val="bottom"/>
              </w:tcPr>
            </w:tcPrChange>
          </w:tcPr>
          <w:p w14:paraId="0B4BEF9A" w14:textId="77777777" w:rsidR="00D7409E" w:rsidRPr="0058198C" w:rsidRDefault="00D7409E" w:rsidP="000163E4">
            <w:pPr>
              <w:spacing w:line="276" w:lineRule="auto"/>
              <w:jc w:val="center"/>
              <w:rPr>
                <w:ins w:id="518" w:author="Prouty, Cody S." w:date="2022-05-31T09:51:00Z"/>
              </w:rPr>
            </w:pPr>
            <w:ins w:id="519" w:author="Prouty, Cody S." w:date="2022-05-31T09:51:00Z">
              <w:r w:rsidRPr="0058198C">
                <w:rPr>
                  <w:color w:val="000000"/>
                </w:rPr>
                <w:t>0.120</w:t>
              </w:r>
            </w:ins>
          </w:p>
        </w:tc>
        <w:tc>
          <w:tcPr>
            <w:tcW w:w="1936" w:type="dxa"/>
            <w:tcBorders>
              <w:top w:val="nil"/>
              <w:bottom w:val="nil"/>
            </w:tcBorders>
            <w:vAlign w:val="bottom"/>
            <w:tcPrChange w:id="520" w:author="Prouty, Cody S." w:date="2022-05-31T09:54:00Z">
              <w:tcPr>
                <w:tcW w:w="4240" w:type="dxa"/>
                <w:vAlign w:val="bottom"/>
              </w:tcPr>
            </w:tcPrChange>
          </w:tcPr>
          <w:p w14:paraId="7B339C24" w14:textId="77777777" w:rsidR="00D7409E" w:rsidRPr="0058198C" w:rsidRDefault="00D7409E" w:rsidP="000163E4">
            <w:pPr>
              <w:spacing w:line="276" w:lineRule="auto"/>
              <w:jc w:val="center"/>
              <w:rPr>
                <w:ins w:id="521" w:author="Prouty, Cody S." w:date="2022-05-31T09:51:00Z"/>
                <w:color w:val="000000"/>
              </w:rPr>
            </w:pPr>
            <w:ins w:id="522" w:author="Prouty, Cody S." w:date="2022-05-31T09:51:00Z">
              <w:r w:rsidRPr="0058198C">
                <w:rPr>
                  <w:color w:val="000000"/>
                </w:rPr>
                <w:t>nbinom2(log)</w:t>
              </w:r>
            </w:ins>
          </w:p>
        </w:tc>
      </w:tr>
      <w:tr w:rsidR="00D7409E" w:rsidRPr="0058198C" w14:paraId="6433D649" w14:textId="77777777" w:rsidTr="00A531A0">
        <w:trPr>
          <w:trHeight w:val="576"/>
          <w:jc w:val="center"/>
          <w:ins w:id="523" w:author="Prouty, Cody S." w:date="2022-05-31T09:51:00Z"/>
          <w:trPrChange w:id="524" w:author="Prouty, Cody S." w:date="2022-05-31T09:54:00Z">
            <w:trPr>
              <w:trHeight w:val="576"/>
              <w:jc w:val="center"/>
            </w:trPr>
          </w:trPrChange>
        </w:trPr>
        <w:tc>
          <w:tcPr>
            <w:tcW w:w="533" w:type="dxa"/>
            <w:tcBorders>
              <w:top w:val="nil"/>
              <w:bottom w:val="nil"/>
            </w:tcBorders>
            <w:vAlign w:val="bottom"/>
            <w:tcPrChange w:id="525" w:author="Prouty, Cody S." w:date="2022-05-31T09:54:00Z">
              <w:tcPr>
                <w:tcW w:w="534" w:type="dxa"/>
                <w:vAlign w:val="bottom"/>
              </w:tcPr>
            </w:tcPrChange>
          </w:tcPr>
          <w:p w14:paraId="65420B3B" w14:textId="77777777" w:rsidR="00D7409E" w:rsidRDefault="00D7409E" w:rsidP="000163E4">
            <w:pPr>
              <w:spacing w:line="276" w:lineRule="auto"/>
              <w:jc w:val="center"/>
              <w:rPr>
                <w:ins w:id="526" w:author="Prouty, Cody S." w:date="2022-05-31T09:51:00Z"/>
              </w:rPr>
            </w:pPr>
            <w:ins w:id="527" w:author="Prouty, Cody S." w:date="2022-05-31T09:51:00Z">
              <w:r>
                <w:t>4</w:t>
              </w:r>
            </w:ins>
          </w:p>
        </w:tc>
        <w:tc>
          <w:tcPr>
            <w:tcW w:w="2400" w:type="dxa"/>
            <w:tcBorders>
              <w:top w:val="nil"/>
              <w:bottom w:val="nil"/>
            </w:tcBorders>
            <w:vAlign w:val="center"/>
            <w:tcPrChange w:id="528" w:author="Prouty, Cody S." w:date="2022-05-31T09:54:00Z">
              <w:tcPr>
                <w:tcW w:w="2400" w:type="dxa"/>
                <w:vAlign w:val="center"/>
              </w:tcPr>
            </w:tcPrChange>
          </w:tcPr>
          <w:p w14:paraId="31B5B43F" w14:textId="77777777" w:rsidR="00D7409E" w:rsidRDefault="00D7409E" w:rsidP="000163E4">
            <w:pPr>
              <w:spacing w:line="276" w:lineRule="auto"/>
              <w:jc w:val="center"/>
              <w:rPr>
                <w:ins w:id="529" w:author="Prouty, Cody S." w:date="2022-05-31T09:51:00Z"/>
              </w:rPr>
            </w:pPr>
            <w:ins w:id="530" w:author="Prouty, Cody S." w:date="2022-05-31T09:51:00Z">
              <w:r>
                <w:t>A+A</w:t>
              </w:r>
              <w:r>
                <w:rPr>
                  <w:vertAlign w:val="superscript"/>
                </w:rPr>
                <w:t xml:space="preserve">2 </w:t>
              </w:r>
              <w:r>
                <w:t>+</w:t>
              </w:r>
              <w:proofErr w:type="gramStart"/>
              <w:r>
                <w:t>off(</w:t>
              </w:r>
              <w:proofErr w:type="gramEnd"/>
              <w:r>
                <w:t>TB)+T+R+H</w:t>
              </w:r>
            </w:ins>
          </w:p>
        </w:tc>
        <w:tc>
          <w:tcPr>
            <w:tcW w:w="1097" w:type="dxa"/>
            <w:tcBorders>
              <w:top w:val="nil"/>
              <w:bottom w:val="nil"/>
            </w:tcBorders>
            <w:vAlign w:val="center"/>
            <w:tcPrChange w:id="531" w:author="Prouty, Cody S." w:date="2022-05-31T09:54:00Z">
              <w:tcPr>
                <w:tcW w:w="1097" w:type="dxa"/>
                <w:vAlign w:val="center"/>
              </w:tcPr>
            </w:tcPrChange>
          </w:tcPr>
          <w:p w14:paraId="22D09840" w14:textId="77777777" w:rsidR="00D7409E" w:rsidRDefault="00D7409E" w:rsidP="000163E4">
            <w:pPr>
              <w:spacing w:line="276" w:lineRule="auto"/>
              <w:jc w:val="center"/>
              <w:rPr>
                <w:ins w:id="532" w:author="Prouty, Cody S." w:date="2022-05-31T09:51:00Z"/>
              </w:rPr>
            </w:pPr>
            <w:ins w:id="533" w:author="Prouty, Cody S." w:date="2022-05-31T09:51:00Z">
              <w:r>
                <w:t>A | H</w:t>
              </w:r>
            </w:ins>
          </w:p>
        </w:tc>
        <w:tc>
          <w:tcPr>
            <w:tcW w:w="599" w:type="dxa"/>
            <w:tcBorders>
              <w:top w:val="nil"/>
              <w:bottom w:val="nil"/>
            </w:tcBorders>
            <w:vAlign w:val="bottom"/>
            <w:tcPrChange w:id="534" w:author="Prouty, Cody S." w:date="2022-05-31T09:54:00Z">
              <w:tcPr>
                <w:tcW w:w="602" w:type="dxa"/>
                <w:vAlign w:val="bottom"/>
              </w:tcPr>
            </w:tcPrChange>
          </w:tcPr>
          <w:p w14:paraId="376D8E0A" w14:textId="77777777" w:rsidR="00D7409E" w:rsidRPr="0058198C" w:rsidRDefault="00D7409E" w:rsidP="000163E4">
            <w:pPr>
              <w:spacing w:line="276" w:lineRule="auto"/>
              <w:jc w:val="center"/>
              <w:rPr>
                <w:ins w:id="535" w:author="Prouty, Cody S." w:date="2022-05-31T09:51:00Z"/>
              </w:rPr>
            </w:pPr>
            <w:ins w:id="536" w:author="Prouty, Cody S." w:date="2022-05-31T09:51:00Z">
              <w:r w:rsidRPr="0058198C">
                <w:rPr>
                  <w:color w:val="000000"/>
                </w:rPr>
                <w:t>9</w:t>
              </w:r>
            </w:ins>
          </w:p>
        </w:tc>
        <w:tc>
          <w:tcPr>
            <w:tcW w:w="950" w:type="dxa"/>
            <w:tcBorders>
              <w:top w:val="nil"/>
              <w:bottom w:val="nil"/>
            </w:tcBorders>
            <w:vAlign w:val="bottom"/>
            <w:tcPrChange w:id="537" w:author="Prouty, Cody S." w:date="2022-05-31T09:54:00Z">
              <w:tcPr>
                <w:tcW w:w="954" w:type="dxa"/>
                <w:vAlign w:val="bottom"/>
              </w:tcPr>
            </w:tcPrChange>
          </w:tcPr>
          <w:p w14:paraId="00EEF7B8" w14:textId="77777777" w:rsidR="00D7409E" w:rsidRPr="0058198C" w:rsidRDefault="00D7409E" w:rsidP="000163E4">
            <w:pPr>
              <w:spacing w:line="276" w:lineRule="auto"/>
              <w:jc w:val="center"/>
              <w:rPr>
                <w:ins w:id="538" w:author="Prouty, Cody S." w:date="2022-05-31T09:51:00Z"/>
              </w:rPr>
            </w:pPr>
            <w:ins w:id="539" w:author="Prouty, Cody S." w:date="2022-05-31T09:51:00Z">
              <w:r w:rsidRPr="0058198C">
                <w:rPr>
                  <w:color w:val="000000"/>
                </w:rPr>
                <w:t>699.8</w:t>
              </w:r>
            </w:ins>
          </w:p>
        </w:tc>
        <w:tc>
          <w:tcPr>
            <w:tcW w:w="876" w:type="dxa"/>
            <w:tcBorders>
              <w:top w:val="nil"/>
              <w:bottom w:val="nil"/>
            </w:tcBorders>
            <w:vAlign w:val="bottom"/>
            <w:tcPrChange w:id="540" w:author="Prouty, Cody S." w:date="2022-05-31T09:54:00Z">
              <w:tcPr>
                <w:tcW w:w="876" w:type="dxa"/>
                <w:vAlign w:val="bottom"/>
              </w:tcPr>
            </w:tcPrChange>
          </w:tcPr>
          <w:p w14:paraId="6AA1F867" w14:textId="77777777" w:rsidR="00D7409E" w:rsidRPr="0058198C" w:rsidRDefault="00D7409E" w:rsidP="000163E4">
            <w:pPr>
              <w:spacing w:line="276" w:lineRule="auto"/>
              <w:jc w:val="center"/>
              <w:rPr>
                <w:ins w:id="541" w:author="Prouty, Cody S." w:date="2022-05-31T09:51:00Z"/>
              </w:rPr>
            </w:pPr>
            <w:ins w:id="542" w:author="Prouty, Cody S." w:date="2022-05-31T09:51:00Z">
              <w:r w:rsidRPr="0058198C">
                <w:rPr>
                  <w:color w:val="000000"/>
                </w:rPr>
                <w:t>4.64</w:t>
              </w:r>
            </w:ins>
          </w:p>
        </w:tc>
        <w:tc>
          <w:tcPr>
            <w:tcW w:w="912" w:type="dxa"/>
            <w:tcBorders>
              <w:top w:val="nil"/>
              <w:bottom w:val="nil"/>
            </w:tcBorders>
            <w:vAlign w:val="bottom"/>
            <w:tcPrChange w:id="543" w:author="Prouty, Cody S." w:date="2022-05-31T09:54:00Z">
              <w:tcPr>
                <w:tcW w:w="912" w:type="dxa"/>
                <w:vAlign w:val="bottom"/>
              </w:tcPr>
            </w:tcPrChange>
          </w:tcPr>
          <w:p w14:paraId="62C367DA" w14:textId="77777777" w:rsidR="00D7409E" w:rsidRPr="0058198C" w:rsidRDefault="00D7409E" w:rsidP="000163E4">
            <w:pPr>
              <w:spacing w:line="276" w:lineRule="auto"/>
              <w:jc w:val="center"/>
              <w:rPr>
                <w:ins w:id="544" w:author="Prouty, Cody S." w:date="2022-05-31T09:51:00Z"/>
              </w:rPr>
            </w:pPr>
            <w:ins w:id="545" w:author="Prouty, Cody S." w:date="2022-05-31T09:51:00Z">
              <w:r w:rsidRPr="0058198C">
                <w:rPr>
                  <w:color w:val="000000"/>
                </w:rPr>
                <w:t>0.042</w:t>
              </w:r>
            </w:ins>
          </w:p>
        </w:tc>
        <w:tc>
          <w:tcPr>
            <w:tcW w:w="1936" w:type="dxa"/>
            <w:tcBorders>
              <w:top w:val="nil"/>
              <w:bottom w:val="nil"/>
            </w:tcBorders>
            <w:vAlign w:val="bottom"/>
            <w:tcPrChange w:id="546" w:author="Prouty, Cody S." w:date="2022-05-31T09:54:00Z">
              <w:tcPr>
                <w:tcW w:w="4240" w:type="dxa"/>
                <w:vAlign w:val="bottom"/>
              </w:tcPr>
            </w:tcPrChange>
          </w:tcPr>
          <w:p w14:paraId="7D73F2BA" w14:textId="77777777" w:rsidR="00D7409E" w:rsidRPr="0058198C" w:rsidRDefault="00D7409E" w:rsidP="000163E4">
            <w:pPr>
              <w:spacing w:line="276" w:lineRule="auto"/>
              <w:jc w:val="center"/>
              <w:rPr>
                <w:ins w:id="547" w:author="Prouty, Cody S." w:date="2022-05-31T09:51:00Z"/>
                <w:color w:val="000000"/>
              </w:rPr>
            </w:pPr>
            <w:ins w:id="548" w:author="Prouty, Cody S." w:date="2022-05-31T09:51:00Z">
              <w:r w:rsidRPr="0058198C">
                <w:rPr>
                  <w:color w:val="000000"/>
                </w:rPr>
                <w:t>nbinom2(log)</w:t>
              </w:r>
            </w:ins>
          </w:p>
        </w:tc>
      </w:tr>
      <w:tr w:rsidR="00D7409E" w:rsidRPr="0058198C" w14:paraId="0653A701" w14:textId="77777777" w:rsidTr="00A531A0">
        <w:trPr>
          <w:trHeight w:val="765"/>
          <w:jc w:val="center"/>
          <w:ins w:id="549" w:author="Prouty, Cody S." w:date="2022-05-31T09:51:00Z"/>
          <w:trPrChange w:id="550" w:author="Prouty, Cody S." w:date="2022-05-31T09:54:00Z">
            <w:trPr>
              <w:trHeight w:val="576"/>
              <w:jc w:val="center"/>
            </w:trPr>
          </w:trPrChange>
        </w:trPr>
        <w:tc>
          <w:tcPr>
            <w:tcW w:w="533" w:type="dxa"/>
            <w:tcBorders>
              <w:top w:val="nil"/>
              <w:bottom w:val="nil"/>
            </w:tcBorders>
            <w:vAlign w:val="bottom"/>
            <w:tcPrChange w:id="551" w:author="Prouty, Cody S." w:date="2022-05-31T09:54:00Z">
              <w:tcPr>
                <w:tcW w:w="534" w:type="dxa"/>
                <w:vAlign w:val="bottom"/>
              </w:tcPr>
            </w:tcPrChange>
          </w:tcPr>
          <w:p w14:paraId="33B08D28" w14:textId="77777777" w:rsidR="00D7409E" w:rsidRDefault="00D7409E" w:rsidP="000163E4">
            <w:pPr>
              <w:spacing w:line="276" w:lineRule="auto"/>
              <w:jc w:val="center"/>
              <w:rPr>
                <w:ins w:id="552" w:author="Prouty, Cody S." w:date="2022-05-31T09:51:00Z"/>
              </w:rPr>
            </w:pPr>
            <w:ins w:id="553" w:author="Prouty, Cody S." w:date="2022-05-31T09:51:00Z">
              <w:r>
                <w:t>5</w:t>
              </w:r>
            </w:ins>
          </w:p>
        </w:tc>
        <w:tc>
          <w:tcPr>
            <w:tcW w:w="2400" w:type="dxa"/>
            <w:tcBorders>
              <w:top w:val="nil"/>
              <w:bottom w:val="nil"/>
            </w:tcBorders>
            <w:vAlign w:val="center"/>
            <w:tcPrChange w:id="554" w:author="Prouty, Cody S." w:date="2022-05-31T09:54:00Z">
              <w:tcPr>
                <w:tcW w:w="2400" w:type="dxa"/>
                <w:vAlign w:val="center"/>
              </w:tcPr>
            </w:tcPrChange>
          </w:tcPr>
          <w:p w14:paraId="1723FAD2" w14:textId="77777777" w:rsidR="00D7409E" w:rsidRDefault="00D7409E" w:rsidP="000163E4">
            <w:pPr>
              <w:spacing w:line="276" w:lineRule="auto"/>
              <w:jc w:val="center"/>
              <w:rPr>
                <w:ins w:id="555" w:author="Prouty, Cody S." w:date="2022-05-31T09:51:00Z"/>
              </w:rPr>
            </w:pPr>
            <w:ins w:id="556" w:author="Prouty, Cody S." w:date="2022-05-31T09:51:00Z">
              <w:r>
                <w:t>A+A</w:t>
              </w:r>
              <w:r>
                <w:rPr>
                  <w:vertAlign w:val="superscript"/>
                </w:rPr>
                <w:t xml:space="preserve">2 </w:t>
              </w:r>
              <w:r>
                <w:t>+</w:t>
              </w:r>
              <w:proofErr w:type="gramStart"/>
              <w:r>
                <w:t>off(</w:t>
              </w:r>
              <w:proofErr w:type="gramEnd"/>
              <w:r>
                <w:t>TB)+</w:t>
              </w:r>
              <w:proofErr w:type="spellStart"/>
              <w:r>
                <w:t>T+Rd+H</w:t>
              </w:r>
              <w:proofErr w:type="spellEnd"/>
            </w:ins>
          </w:p>
        </w:tc>
        <w:tc>
          <w:tcPr>
            <w:tcW w:w="1097" w:type="dxa"/>
            <w:tcBorders>
              <w:top w:val="nil"/>
              <w:bottom w:val="nil"/>
            </w:tcBorders>
            <w:vAlign w:val="center"/>
            <w:tcPrChange w:id="557" w:author="Prouty, Cody S." w:date="2022-05-31T09:54:00Z">
              <w:tcPr>
                <w:tcW w:w="1097" w:type="dxa"/>
                <w:vAlign w:val="center"/>
              </w:tcPr>
            </w:tcPrChange>
          </w:tcPr>
          <w:p w14:paraId="5A5A021C" w14:textId="77777777" w:rsidR="00D7409E" w:rsidRDefault="00D7409E" w:rsidP="000163E4">
            <w:pPr>
              <w:spacing w:line="276" w:lineRule="auto"/>
              <w:jc w:val="center"/>
              <w:rPr>
                <w:ins w:id="558" w:author="Prouty, Cody S." w:date="2022-05-31T09:51:00Z"/>
              </w:rPr>
            </w:pPr>
            <w:ins w:id="559" w:author="Prouty, Cody S." w:date="2022-05-31T09:51:00Z">
              <w:r>
                <w:t>A | H</w:t>
              </w:r>
            </w:ins>
          </w:p>
        </w:tc>
        <w:tc>
          <w:tcPr>
            <w:tcW w:w="599" w:type="dxa"/>
            <w:tcBorders>
              <w:top w:val="nil"/>
              <w:bottom w:val="nil"/>
            </w:tcBorders>
            <w:vAlign w:val="bottom"/>
            <w:tcPrChange w:id="560" w:author="Prouty, Cody S." w:date="2022-05-31T09:54:00Z">
              <w:tcPr>
                <w:tcW w:w="602" w:type="dxa"/>
                <w:vAlign w:val="bottom"/>
              </w:tcPr>
            </w:tcPrChange>
          </w:tcPr>
          <w:p w14:paraId="4A0FD260" w14:textId="77777777" w:rsidR="00D7409E" w:rsidRPr="0058198C" w:rsidRDefault="00D7409E" w:rsidP="000163E4">
            <w:pPr>
              <w:spacing w:line="276" w:lineRule="auto"/>
              <w:jc w:val="center"/>
              <w:rPr>
                <w:ins w:id="561" w:author="Prouty, Cody S." w:date="2022-05-31T09:51:00Z"/>
              </w:rPr>
            </w:pPr>
            <w:ins w:id="562" w:author="Prouty, Cody S." w:date="2022-05-31T09:51:00Z">
              <w:r w:rsidRPr="0058198C">
                <w:rPr>
                  <w:color w:val="000000"/>
                </w:rPr>
                <w:t>8</w:t>
              </w:r>
            </w:ins>
          </w:p>
        </w:tc>
        <w:tc>
          <w:tcPr>
            <w:tcW w:w="950" w:type="dxa"/>
            <w:tcBorders>
              <w:top w:val="nil"/>
              <w:bottom w:val="nil"/>
            </w:tcBorders>
            <w:vAlign w:val="bottom"/>
            <w:tcPrChange w:id="563" w:author="Prouty, Cody S." w:date="2022-05-31T09:54:00Z">
              <w:tcPr>
                <w:tcW w:w="954" w:type="dxa"/>
                <w:vAlign w:val="bottom"/>
              </w:tcPr>
            </w:tcPrChange>
          </w:tcPr>
          <w:p w14:paraId="5C067D6C" w14:textId="77777777" w:rsidR="00D7409E" w:rsidRPr="0058198C" w:rsidRDefault="00D7409E" w:rsidP="000163E4">
            <w:pPr>
              <w:spacing w:line="276" w:lineRule="auto"/>
              <w:jc w:val="center"/>
              <w:rPr>
                <w:ins w:id="564" w:author="Prouty, Cody S." w:date="2022-05-31T09:51:00Z"/>
              </w:rPr>
            </w:pPr>
            <w:ins w:id="565" w:author="Prouty, Cody S." w:date="2022-05-31T09:51:00Z">
              <w:r w:rsidRPr="0058198C">
                <w:rPr>
                  <w:color w:val="000000"/>
                </w:rPr>
                <w:t>702.2</w:t>
              </w:r>
            </w:ins>
          </w:p>
        </w:tc>
        <w:tc>
          <w:tcPr>
            <w:tcW w:w="876" w:type="dxa"/>
            <w:tcBorders>
              <w:top w:val="nil"/>
              <w:bottom w:val="nil"/>
            </w:tcBorders>
            <w:vAlign w:val="bottom"/>
            <w:tcPrChange w:id="566" w:author="Prouty, Cody S." w:date="2022-05-31T09:54:00Z">
              <w:tcPr>
                <w:tcW w:w="876" w:type="dxa"/>
                <w:vAlign w:val="bottom"/>
              </w:tcPr>
            </w:tcPrChange>
          </w:tcPr>
          <w:p w14:paraId="00067C31" w14:textId="77777777" w:rsidR="00D7409E" w:rsidRPr="0058198C" w:rsidRDefault="00D7409E" w:rsidP="000163E4">
            <w:pPr>
              <w:spacing w:line="276" w:lineRule="auto"/>
              <w:jc w:val="center"/>
              <w:rPr>
                <w:ins w:id="567" w:author="Prouty, Cody S." w:date="2022-05-31T09:51:00Z"/>
              </w:rPr>
            </w:pPr>
            <w:ins w:id="568" w:author="Prouty, Cody S." w:date="2022-05-31T09:51:00Z">
              <w:r w:rsidRPr="0058198C">
                <w:rPr>
                  <w:color w:val="000000"/>
                </w:rPr>
                <w:t>7.00</w:t>
              </w:r>
            </w:ins>
          </w:p>
        </w:tc>
        <w:tc>
          <w:tcPr>
            <w:tcW w:w="912" w:type="dxa"/>
            <w:tcBorders>
              <w:top w:val="nil"/>
              <w:bottom w:val="nil"/>
            </w:tcBorders>
            <w:vAlign w:val="bottom"/>
            <w:tcPrChange w:id="569" w:author="Prouty, Cody S." w:date="2022-05-31T09:54:00Z">
              <w:tcPr>
                <w:tcW w:w="912" w:type="dxa"/>
                <w:vAlign w:val="bottom"/>
              </w:tcPr>
            </w:tcPrChange>
          </w:tcPr>
          <w:p w14:paraId="13D7231E" w14:textId="77777777" w:rsidR="00D7409E" w:rsidRPr="0058198C" w:rsidRDefault="00D7409E" w:rsidP="000163E4">
            <w:pPr>
              <w:spacing w:line="276" w:lineRule="auto"/>
              <w:jc w:val="center"/>
              <w:rPr>
                <w:ins w:id="570" w:author="Prouty, Cody S." w:date="2022-05-31T09:51:00Z"/>
              </w:rPr>
            </w:pPr>
            <w:ins w:id="571" w:author="Prouty, Cody S." w:date="2022-05-31T09:51:00Z">
              <w:r w:rsidRPr="0058198C">
                <w:rPr>
                  <w:color w:val="000000"/>
                </w:rPr>
                <w:t>0.013</w:t>
              </w:r>
            </w:ins>
          </w:p>
        </w:tc>
        <w:tc>
          <w:tcPr>
            <w:tcW w:w="1936" w:type="dxa"/>
            <w:tcBorders>
              <w:top w:val="nil"/>
              <w:bottom w:val="nil"/>
            </w:tcBorders>
            <w:vAlign w:val="bottom"/>
            <w:tcPrChange w:id="572" w:author="Prouty, Cody S." w:date="2022-05-31T09:54:00Z">
              <w:tcPr>
                <w:tcW w:w="4240" w:type="dxa"/>
                <w:vAlign w:val="bottom"/>
              </w:tcPr>
            </w:tcPrChange>
          </w:tcPr>
          <w:p w14:paraId="3F6AFC08" w14:textId="77777777" w:rsidR="00D7409E" w:rsidRPr="0058198C" w:rsidRDefault="00D7409E" w:rsidP="000163E4">
            <w:pPr>
              <w:spacing w:line="276" w:lineRule="auto"/>
              <w:jc w:val="center"/>
              <w:rPr>
                <w:ins w:id="573" w:author="Prouty, Cody S." w:date="2022-05-31T09:51:00Z"/>
                <w:color w:val="000000"/>
              </w:rPr>
            </w:pPr>
            <w:proofErr w:type="spellStart"/>
            <w:ins w:id="574" w:author="Prouty, Cody S." w:date="2022-05-31T09:51:00Z">
              <w:r w:rsidRPr="0058198C">
                <w:rPr>
                  <w:color w:val="000000"/>
                </w:rPr>
                <w:t>poisson</w:t>
              </w:r>
              <w:proofErr w:type="spellEnd"/>
              <w:r w:rsidRPr="0058198C">
                <w:rPr>
                  <w:color w:val="000000"/>
                </w:rPr>
                <w:t>(log)</w:t>
              </w:r>
            </w:ins>
          </w:p>
        </w:tc>
      </w:tr>
      <w:tr w:rsidR="00D7409E" w:rsidRPr="0058198C" w14:paraId="4E1AADCE" w14:textId="77777777" w:rsidTr="00A531A0">
        <w:trPr>
          <w:trHeight w:val="576"/>
          <w:jc w:val="center"/>
          <w:ins w:id="575" w:author="Prouty, Cody S." w:date="2022-05-31T09:51:00Z"/>
          <w:trPrChange w:id="576" w:author="Prouty, Cody S." w:date="2022-05-31T09:54:00Z">
            <w:trPr>
              <w:trHeight w:val="576"/>
              <w:jc w:val="center"/>
            </w:trPr>
          </w:trPrChange>
        </w:trPr>
        <w:tc>
          <w:tcPr>
            <w:tcW w:w="533" w:type="dxa"/>
            <w:tcBorders>
              <w:top w:val="nil"/>
              <w:bottom w:val="nil"/>
            </w:tcBorders>
            <w:vAlign w:val="bottom"/>
            <w:tcPrChange w:id="577" w:author="Prouty, Cody S." w:date="2022-05-31T09:54:00Z">
              <w:tcPr>
                <w:tcW w:w="534" w:type="dxa"/>
                <w:vAlign w:val="bottom"/>
              </w:tcPr>
            </w:tcPrChange>
          </w:tcPr>
          <w:p w14:paraId="523A886F" w14:textId="77777777" w:rsidR="00D7409E" w:rsidRDefault="00D7409E" w:rsidP="000163E4">
            <w:pPr>
              <w:spacing w:line="276" w:lineRule="auto"/>
              <w:jc w:val="center"/>
              <w:rPr>
                <w:ins w:id="578" w:author="Prouty, Cody S." w:date="2022-05-31T09:51:00Z"/>
              </w:rPr>
            </w:pPr>
            <w:ins w:id="579" w:author="Prouty, Cody S." w:date="2022-05-31T09:51:00Z">
              <w:r>
                <w:t>6</w:t>
              </w:r>
            </w:ins>
          </w:p>
        </w:tc>
        <w:tc>
          <w:tcPr>
            <w:tcW w:w="2400" w:type="dxa"/>
            <w:tcBorders>
              <w:top w:val="nil"/>
              <w:bottom w:val="nil"/>
            </w:tcBorders>
            <w:vAlign w:val="center"/>
            <w:tcPrChange w:id="580" w:author="Prouty, Cody S." w:date="2022-05-31T09:54:00Z">
              <w:tcPr>
                <w:tcW w:w="2400" w:type="dxa"/>
                <w:vAlign w:val="center"/>
              </w:tcPr>
            </w:tcPrChange>
          </w:tcPr>
          <w:p w14:paraId="2A90F792" w14:textId="77777777" w:rsidR="00D7409E" w:rsidRDefault="00D7409E" w:rsidP="000163E4">
            <w:pPr>
              <w:spacing w:line="276" w:lineRule="auto"/>
              <w:jc w:val="center"/>
              <w:rPr>
                <w:ins w:id="581" w:author="Prouty, Cody S." w:date="2022-05-31T09:51:00Z"/>
              </w:rPr>
            </w:pPr>
            <w:ins w:id="582" w:author="Prouty, Cody S." w:date="2022-05-31T09:51:00Z">
              <w:r>
                <w:t>A+A</w:t>
              </w:r>
              <w:r>
                <w:rPr>
                  <w:vertAlign w:val="superscript"/>
                </w:rPr>
                <w:t xml:space="preserve">2 </w:t>
              </w:r>
              <w:r>
                <w:t>+</w:t>
              </w:r>
              <w:proofErr w:type="gramStart"/>
              <w:r>
                <w:t>off(</w:t>
              </w:r>
              <w:proofErr w:type="gramEnd"/>
              <w:r>
                <w:t>TB)+</w:t>
              </w:r>
              <w:proofErr w:type="spellStart"/>
              <w:r>
                <w:t>R+Rd+H</w:t>
              </w:r>
              <w:proofErr w:type="spellEnd"/>
            </w:ins>
          </w:p>
        </w:tc>
        <w:tc>
          <w:tcPr>
            <w:tcW w:w="1097" w:type="dxa"/>
            <w:tcBorders>
              <w:top w:val="nil"/>
              <w:bottom w:val="nil"/>
            </w:tcBorders>
            <w:vAlign w:val="center"/>
            <w:tcPrChange w:id="583" w:author="Prouty, Cody S." w:date="2022-05-31T09:54:00Z">
              <w:tcPr>
                <w:tcW w:w="1097" w:type="dxa"/>
                <w:vAlign w:val="center"/>
              </w:tcPr>
            </w:tcPrChange>
          </w:tcPr>
          <w:p w14:paraId="16766F70" w14:textId="77777777" w:rsidR="00D7409E" w:rsidRDefault="00D7409E" w:rsidP="000163E4">
            <w:pPr>
              <w:spacing w:line="276" w:lineRule="auto"/>
              <w:jc w:val="center"/>
              <w:rPr>
                <w:ins w:id="584" w:author="Prouty, Cody S." w:date="2022-05-31T09:51:00Z"/>
              </w:rPr>
            </w:pPr>
            <w:ins w:id="585" w:author="Prouty, Cody S." w:date="2022-05-31T09:51:00Z">
              <w:r>
                <w:t>A | H</w:t>
              </w:r>
            </w:ins>
          </w:p>
        </w:tc>
        <w:tc>
          <w:tcPr>
            <w:tcW w:w="599" w:type="dxa"/>
            <w:tcBorders>
              <w:top w:val="nil"/>
              <w:bottom w:val="nil"/>
            </w:tcBorders>
            <w:vAlign w:val="bottom"/>
            <w:tcPrChange w:id="586" w:author="Prouty, Cody S." w:date="2022-05-31T09:54:00Z">
              <w:tcPr>
                <w:tcW w:w="602" w:type="dxa"/>
                <w:vAlign w:val="bottom"/>
              </w:tcPr>
            </w:tcPrChange>
          </w:tcPr>
          <w:p w14:paraId="589DD588" w14:textId="77777777" w:rsidR="00D7409E" w:rsidRPr="0058198C" w:rsidRDefault="00D7409E" w:rsidP="000163E4">
            <w:pPr>
              <w:spacing w:line="276" w:lineRule="auto"/>
              <w:jc w:val="center"/>
              <w:rPr>
                <w:ins w:id="587" w:author="Prouty, Cody S." w:date="2022-05-31T09:51:00Z"/>
              </w:rPr>
            </w:pPr>
            <w:ins w:id="588" w:author="Prouty, Cody S." w:date="2022-05-31T09:51:00Z">
              <w:r w:rsidRPr="0058198C">
                <w:rPr>
                  <w:color w:val="000000"/>
                </w:rPr>
                <w:t>8</w:t>
              </w:r>
            </w:ins>
          </w:p>
        </w:tc>
        <w:tc>
          <w:tcPr>
            <w:tcW w:w="950" w:type="dxa"/>
            <w:tcBorders>
              <w:top w:val="nil"/>
              <w:bottom w:val="nil"/>
            </w:tcBorders>
            <w:vAlign w:val="bottom"/>
            <w:tcPrChange w:id="589" w:author="Prouty, Cody S." w:date="2022-05-31T09:54:00Z">
              <w:tcPr>
                <w:tcW w:w="954" w:type="dxa"/>
                <w:vAlign w:val="bottom"/>
              </w:tcPr>
            </w:tcPrChange>
          </w:tcPr>
          <w:p w14:paraId="3A15A4F0" w14:textId="77777777" w:rsidR="00D7409E" w:rsidRPr="0058198C" w:rsidRDefault="00D7409E" w:rsidP="000163E4">
            <w:pPr>
              <w:spacing w:line="276" w:lineRule="auto"/>
              <w:jc w:val="center"/>
              <w:rPr>
                <w:ins w:id="590" w:author="Prouty, Cody S." w:date="2022-05-31T09:51:00Z"/>
              </w:rPr>
            </w:pPr>
            <w:ins w:id="591" w:author="Prouty, Cody S." w:date="2022-05-31T09:51:00Z">
              <w:r w:rsidRPr="0058198C">
                <w:rPr>
                  <w:color w:val="000000"/>
                </w:rPr>
                <w:t>702.6</w:t>
              </w:r>
            </w:ins>
          </w:p>
        </w:tc>
        <w:tc>
          <w:tcPr>
            <w:tcW w:w="876" w:type="dxa"/>
            <w:tcBorders>
              <w:top w:val="nil"/>
              <w:bottom w:val="nil"/>
            </w:tcBorders>
            <w:vAlign w:val="bottom"/>
            <w:tcPrChange w:id="592" w:author="Prouty, Cody S." w:date="2022-05-31T09:54:00Z">
              <w:tcPr>
                <w:tcW w:w="876" w:type="dxa"/>
                <w:vAlign w:val="bottom"/>
              </w:tcPr>
            </w:tcPrChange>
          </w:tcPr>
          <w:p w14:paraId="6B655F8E" w14:textId="77777777" w:rsidR="00D7409E" w:rsidRPr="0058198C" w:rsidRDefault="00D7409E" w:rsidP="000163E4">
            <w:pPr>
              <w:spacing w:line="276" w:lineRule="auto"/>
              <w:jc w:val="center"/>
              <w:rPr>
                <w:ins w:id="593" w:author="Prouty, Cody S." w:date="2022-05-31T09:51:00Z"/>
              </w:rPr>
            </w:pPr>
            <w:ins w:id="594" w:author="Prouty, Cody S." w:date="2022-05-31T09:51:00Z">
              <w:r w:rsidRPr="0058198C">
                <w:rPr>
                  <w:color w:val="000000"/>
                </w:rPr>
                <w:t>7.38</w:t>
              </w:r>
            </w:ins>
          </w:p>
        </w:tc>
        <w:tc>
          <w:tcPr>
            <w:tcW w:w="912" w:type="dxa"/>
            <w:tcBorders>
              <w:top w:val="nil"/>
              <w:bottom w:val="nil"/>
            </w:tcBorders>
            <w:vAlign w:val="bottom"/>
            <w:tcPrChange w:id="595" w:author="Prouty, Cody S." w:date="2022-05-31T09:54:00Z">
              <w:tcPr>
                <w:tcW w:w="912" w:type="dxa"/>
                <w:vAlign w:val="bottom"/>
              </w:tcPr>
            </w:tcPrChange>
          </w:tcPr>
          <w:p w14:paraId="2B0FB8A8" w14:textId="77777777" w:rsidR="00D7409E" w:rsidRPr="0058198C" w:rsidRDefault="00D7409E" w:rsidP="000163E4">
            <w:pPr>
              <w:spacing w:line="276" w:lineRule="auto"/>
              <w:jc w:val="center"/>
              <w:rPr>
                <w:ins w:id="596" w:author="Prouty, Cody S." w:date="2022-05-31T09:51:00Z"/>
              </w:rPr>
            </w:pPr>
            <w:ins w:id="597" w:author="Prouty, Cody S." w:date="2022-05-31T09:51:00Z">
              <w:r w:rsidRPr="0058198C">
                <w:rPr>
                  <w:color w:val="000000"/>
                </w:rPr>
                <w:t>0.011</w:t>
              </w:r>
            </w:ins>
          </w:p>
        </w:tc>
        <w:tc>
          <w:tcPr>
            <w:tcW w:w="1936" w:type="dxa"/>
            <w:tcBorders>
              <w:top w:val="nil"/>
              <w:bottom w:val="nil"/>
            </w:tcBorders>
            <w:vAlign w:val="bottom"/>
            <w:tcPrChange w:id="598" w:author="Prouty, Cody S." w:date="2022-05-31T09:54:00Z">
              <w:tcPr>
                <w:tcW w:w="4240" w:type="dxa"/>
                <w:vAlign w:val="bottom"/>
              </w:tcPr>
            </w:tcPrChange>
          </w:tcPr>
          <w:p w14:paraId="152BD86E" w14:textId="77777777" w:rsidR="00D7409E" w:rsidRPr="0058198C" w:rsidRDefault="00D7409E" w:rsidP="000163E4">
            <w:pPr>
              <w:spacing w:line="276" w:lineRule="auto"/>
              <w:jc w:val="center"/>
              <w:rPr>
                <w:ins w:id="599" w:author="Prouty, Cody S." w:date="2022-05-31T09:51:00Z"/>
                <w:color w:val="000000"/>
              </w:rPr>
            </w:pPr>
            <w:proofErr w:type="spellStart"/>
            <w:ins w:id="600" w:author="Prouty, Cody S." w:date="2022-05-31T09:51:00Z">
              <w:r w:rsidRPr="0058198C">
                <w:rPr>
                  <w:color w:val="000000"/>
                </w:rPr>
                <w:t>poisson</w:t>
              </w:r>
              <w:proofErr w:type="spellEnd"/>
              <w:r w:rsidRPr="0058198C">
                <w:rPr>
                  <w:color w:val="000000"/>
                </w:rPr>
                <w:t>(log)</w:t>
              </w:r>
            </w:ins>
          </w:p>
        </w:tc>
      </w:tr>
      <w:tr w:rsidR="00D7409E" w:rsidRPr="0058198C" w14:paraId="3BCD4B49" w14:textId="77777777" w:rsidTr="00A531A0">
        <w:trPr>
          <w:trHeight w:val="576"/>
          <w:jc w:val="center"/>
          <w:ins w:id="601" w:author="Prouty, Cody S." w:date="2022-05-31T09:51:00Z"/>
          <w:trPrChange w:id="602" w:author="Prouty, Cody S." w:date="2022-05-31T09:54:00Z">
            <w:trPr>
              <w:trHeight w:val="576"/>
              <w:jc w:val="center"/>
            </w:trPr>
          </w:trPrChange>
        </w:trPr>
        <w:tc>
          <w:tcPr>
            <w:tcW w:w="533" w:type="dxa"/>
            <w:tcBorders>
              <w:top w:val="nil"/>
              <w:bottom w:val="nil"/>
            </w:tcBorders>
            <w:vAlign w:val="bottom"/>
            <w:tcPrChange w:id="603" w:author="Prouty, Cody S." w:date="2022-05-31T09:54:00Z">
              <w:tcPr>
                <w:tcW w:w="534" w:type="dxa"/>
                <w:vAlign w:val="bottom"/>
              </w:tcPr>
            </w:tcPrChange>
          </w:tcPr>
          <w:p w14:paraId="708A9A5D" w14:textId="77777777" w:rsidR="00D7409E" w:rsidRDefault="00D7409E" w:rsidP="000163E4">
            <w:pPr>
              <w:spacing w:line="276" w:lineRule="auto"/>
              <w:jc w:val="center"/>
              <w:rPr>
                <w:ins w:id="604" w:author="Prouty, Cody S." w:date="2022-05-31T09:51:00Z"/>
              </w:rPr>
            </w:pPr>
            <w:ins w:id="605" w:author="Prouty, Cody S." w:date="2022-05-31T09:51:00Z">
              <w:r>
                <w:lastRenderedPageBreak/>
                <w:t>7</w:t>
              </w:r>
            </w:ins>
          </w:p>
        </w:tc>
        <w:tc>
          <w:tcPr>
            <w:tcW w:w="2400" w:type="dxa"/>
            <w:tcBorders>
              <w:top w:val="nil"/>
              <w:bottom w:val="nil"/>
            </w:tcBorders>
            <w:vAlign w:val="center"/>
            <w:tcPrChange w:id="606" w:author="Prouty, Cody S." w:date="2022-05-31T09:54:00Z">
              <w:tcPr>
                <w:tcW w:w="2400" w:type="dxa"/>
                <w:vAlign w:val="center"/>
              </w:tcPr>
            </w:tcPrChange>
          </w:tcPr>
          <w:p w14:paraId="1050DC85" w14:textId="77777777" w:rsidR="00D7409E" w:rsidRDefault="00D7409E" w:rsidP="000163E4">
            <w:pPr>
              <w:spacing w:line="276" w:lineRule="auto"/>
              <w:jc w:val="center"/>
              <w:rPr>
                <w:ins w:id="607" w:author="Prouty, Cody S." w:date="2022-05-31T09:51:00Z"/>
              </w:rPr>
            </w:pPr>
            <w:ins w:id="608" w:author="Prouty, Cody S." w:date="2022-05-31T09:51:00Z">
              <w:r>
                <w:t>A+A</w:t>
              </w:r>
              <w:r>
                <w:rPr>
                  <w:vertAlign w:val="superscript"/>
                </w:rPr>
                <w:t xml:space="preserve">2 </w:t>
              </w:r>
              <w:r>
                <w:t>+</w:t>
              </w:r>
              <w:proofErr w:type="gramStart"/>
              <w:r>
                <w:t>off(</w:t>
              </w:r>
              <w:proofErr w:type="gramEnd"/>
              <w:r>
                <w:t>TB)+T+H</w:t>
              </w:r>
            </w:ins>
          </w:p>
        </w:tc>
        <w:tc>
          <w:tcPr>
            <w:tcW w:w="1097" w:type="dxa"/>
            <w:tcBorders>
              <w:top w:val="nil"/>
              <w:bottom w:val="nil"/>
            </w:tcBorders>
            <w:vAlign w:val="center"/>
            <w:tcPrChange w:id="609" w:author="Prouty, Cody S." w:date="2022-05-31T09:54:00Z">
              <w:tcPr>
                <w:tcW w:w="1097" w:type="dxa"/>
                <w:vAlign w:val="center"/>
              </w:tcPr>
            </w:tcPrChange>
          </w:tcPr>
          <w:p w14:paraId="0928A22D" w14:textId="77777777" w:rsidR="00D7409E" w:rsidRDefault="00D7409E" w:rsidP="000163E4">
            <w:pPr>
              <w:spacing w:line="276" w:lineRule="auto"/>
              <w:jc w:val="center"/>
              <w:rPr>
                <w:ins w:id="610" w:author="Prouty, Cody S." w:date="2022-05-31T09:51:00Z"/>
              </w:rPr>
            </w:pPr>
            <w:ins w:id="611" w:author="Prouty, Cody S." w:date="2022-05-31T09:51:00Z">
              <w:r>
                <w:t>A | H</w:t>
              </w:r>
            </w:ins>
          </w:p>
        </w:tc>
        <w:tc>
          <w:tcPr>
            <w:tcW w:w="599" w:type="dxa"/>
            <w:tcBorders>
              <w:top w:val="nil"/>
              <w:bottom w:val="nil"/>
            </w:tcBorders>
            <w:vAlign w:val="bottom"/>
            <w:tcPrChange w:id="612" w:author="Prouty, Cody S." w:date="2022-05-31T09:54:00Z">
              <w:tcPr>
                <w:tcW w:w="602" w:type="dxa"/>
                <w:vAlign w:val="bottom"/>
              </w:tcPr>
            </w:tcPrChange>
          </w:tcPr>
          <w:p w14:paraId="76E2533D" w14:textId="77777777" w:rsidR="00D7409E" w:rsidRPr="0058198C" w:rsidRDefault="00D7409E" w:rsidP="000163E4">
            <w:pPr>
              <w:spacing w:line="276" w:lineRule="auto"/>
              <w:jc w:val="center"/>
              <w:rPr>
                <w:ins w:id="613" w:author="Prouty, Cody S." w:date="2022-05-31T09:51:00Z"/>
              </w:rPr>
            </w:pPr>
            <w:ins w:id="614" w:author="Prouty, Cody S." w:date="2022-05-31T09:51:00Z">
              <w:r w:rsidRPr="0058198C">
                <w:rPr>
                  <w:color w:val="000000"/>
                </w:rPr>
                <w:t>8</w:t>
              </w:r>
            </w:ins>
          </w:p>
        </w:tc>
        <w:tc>
          <w:tcPr>
            <w:tcW w:w="950" w:type="dxa"/>
            <w:tcBorders>
              <w:top w:val="nil"/>
              <w:bottom w:val="nil"/>
            </w:tcBorders>
            <w:vAlign w:val="bottom"/>
            <w:tcPrChange w:id="615" w:author="Prouty, Cody S." w:date="2022-05-31T09:54:00Z">
              <w:tcPr>
                <w:tcW w:w="954" w:type="dxa"/>
                <w:vAlign w:val="bottom"/>
              </w:tcPr>
            </w:tcPrChange>
          </w:tcPr>
          <w:p w14:paraId="63A04285" w14:textId="77777777" w:rsidR="00D7409E" w:rsidRPr="0058198C" w:rsidRDefault="00D7409E" w:rsidP="000163E4">
            <w:pPr>
              <w:spacing w:line="276" w:lineRule="auto"/>
              <w:jc w:val="center"/>
              <w:rPr>
                <w:ins w:id="616" w:author="Prouty, Cody S." w:date="2022-05-31T09:51:00Z"/>
              </w:rPr>
            </w:pPr>
            <w:ins w:id="617" w:author="Prouty, Cody S." w:date="2022-05-31T09:51:00Z">
              <w:r w:rsidRPr="0058198C">
                <w:rPr>
                  <w:color w:val="000000"/>
                </w:rPr>
                <w:t>703.3</w:t>
              </w:r>
            </w:ins>
          </w:p>
        </w:tc>
        <w:tc>
          <w:tcPr>
            <w:tcW w:w="876" w:type="dxa"/>
            <w:tcBorders>
              <w:top w:val="nil"/>
              <w:bottom w:val="nil"/>
            </w:tcBorders>
            <w:vAlign w:val="bottom"/>
            <w:tcPrChange w:id="618" w:author="Prouty, Cody S." w:date="2022-05-31T09:54:00Z">
              <w:tcPr>
                <w:tcW w:w="876" w:type="dxa"/>
                <w:vAlign w:val="bottom"/>
              </w:tcPr>
            </w:tcPrChange>
          </w:tcPr>
          <w:p w14:paraId="1624CFCC" w14:textId="77777777" w:rsidR="00D7409E" w:rsidRPr="0058198C" w:rsidRDefault="00D7409E" w:rsidP="000163E4">
            <w:pPr>
              <w:spacing w:line="276" w:lineRule="auto"/>
              <w:jc w:val="center"/>
              <w:rPr>
                <w:ins w:id="619" w:author="Prouty, Cody S." w:date="2022-05-31T09:51:00Z"/>
              </w:rPr>
            </w:pPr>
            <w:ins w:id="620" w:author="Prouty, Cody S." w:date="2022-05-31T09:51:00Z">
              <w:r w:rsidRPr="0058198C">
                <w:rPr>
                  <w:color w:val="000000"/>
                </w:rPr>
                <w:t>8.12</w:t>
              </w:r>
            </w:ins>
          </w:p>
        </w:tc>
        <w:tc>
          <w:tcPr>
            <w:tcW w:w="912" w:type="dxa"/>
            <w:tcBorders>
              <w:top w:val="nil"/>
              <w:bottom w:val="nil"/>
            </w:tcBorders>
            <w:vAlign w:val="bottom"/>
            <w:tcPrChange w:id="621" w:author="Prouty, Cody S." w:date="2022-05-31T09:54:00Z">
              <w:tcPr>
                <w:tcW w:w="912" w:type="dxa"/>
                <w:vAlign w:val="bottom"/>
              </w:tcPr>
            </w:tcPrChange>
          </w:tcPr>
          <w:p w14:paraId="1D4472AB" w14:textId="77777777" w:rsidR="00D7409E" w:rsidRPr="0058198C" w:rsidRDefault="00D7409E" w:rsidP="000163E4">
            <w:pPr>
              <w:spacing w:line="276" w:lineRule="auto"/>
              <w:jc w:val="center"/>
              <w:rPr>
                <w:ins w:id="622" w:author="Prouty, Cody S." w:date="2022-05-31T09:51:00Z"/>
              </w:rPr>
            </w:pPr>
            <w:ins w:id="623" w:author="Prouty, Cody S." w:date="2022-05-31T09:51:00Z">
              <w:r w:rsidRPr="0058198C">
                <w:rPr>
                  <w:color w:val="000000"/>
                </w:rPr>
                <w:t>0.007</w:t>
              </w:r>
            </w:ins>
          </w:p>
        </w:tc>
        <w:tc>
          <w:tcPr>
            <w:tcW w:w="1936" w:type="dxa"/>
            <w:tcBorders>
              <w:top w:val="nil"/>
              <w:bottom w:val="nil"/>
            </w:tcBorders>
            <w:vAlign w:val="bottom"/>
            <w:tcPrChange w:id="624" w:author="Prouty, Cody S." w:date="2022-05-31T09:54:00Z">
              <w:tcPr>
                <w:tcW w:w="4240" w:type="dxa"/>
                <w:vAlign w:val="bottom"/>
              </w:tcPr>
            </w:tcPrChange>
          </w:tcPr>
          <w:p w14:paraId="65EFCE61" w14:textId="77777777" w:rsidR="00D7409E" w:rsidRPr="0058198C" w:rsidRDefault="00D7409E" w:rsidP="000163E4">
            <w:pPr>
              <w:spacing w:line="276" w:lineRule="auto"/>
              <w:jc w:val="center"/>
              <w:rPr>
                <w:ins w:id="625" w:author="Prouty, Cody S." w:date="2022-05-31T09:51:00Z"/>
                <w:color w:val="000000"/>
              </w:rPr>
            </w:pPr>
            <w:ins w:id="626" w:author="Prouty, Cody S." w:date="2022-05-31T09:51:00Z">
              <w:r w:rsidRPr="0058198C">
                <w:rPr>
                  <w:color w:val="000000"/>
                </w:rPr>
                <w:t>nbinom2(log)</w:t>
              </w:r>
            </w:ins>
          </w:p>
        </w:tc>
      </w:tr>
      <w:tr w:rsidR="00D7409E" w:rsidRPr="0058198C" w14:paraId="4ABD453E" w14:textId="77777777" w:rsidTr="00A531A0">
        <w:trPr>
          <w:trHeight w:val="576"/>
          <w:jc w:val="center"/>
          <w:ins w:id="627" w:author="Prouty, Cody S." w:date="2022-05-31T09:51:00Z"/>
          <w:trPrChange w:id="628" w:author="Prouty, Cody S." w:date="2022-05-31T09:54:00Z">
            <w:trPr>
              <w:trHeight w:val="576"/>
              <w:jc w:val="center"/>
            </w:trPr>
          </w:trPrChange>
        </w:trPr>
        <w:tc>
          <w:tcPr>
            <w:tcW w:w="533" w:type="dxa"/>
            <w:tcBorders>
              <w:top w:val="nil"/>
              <w:bottom w:val="nil"/>
            </w:tcBorders>
            <w:vAlign w:val="bottom"/>
            <w:tcPrChange w:id="629" w:author="Prouty, Cody S." w:date="2022-05-31T09:54:00Z">
              <w:tcPr>
                <w:tcW w:w="534" w:type="dxa"/>
                <w:vAlign w:val="bottom"/>
              </w:tcPr>
            </w:tcPrChange>
          </w:tcPr>
          <w:p w14:paraId="4DCE0683" w14:textId="77777777" w:rsidR="00D7409E" w:rsidRDefault="00D7409E" w:rsidP="000163E4">
            <w:pPr>
              <w:spacing w:line="276" w:lineRule="auto"/>
              <w:jc w:val="center"/>
              <w:rPr>
                <w:ins w:id="630" w:author="Prouty, Cody S." w:date="2022-05-31T09:51:00Z"/>
              </w:rPr>
            </w:pPr>
            <w:ins w:id="631" w:author="Prouty, Cody S." w:date="2022-05-31T09:51:00Z">
              <w:r>
                <w:t>8</w:t>
              </w:r>
            </w:ins>
          </w:p>
        </w:tc>
        <w:tc>
          <w:tcPr>
            <w:tcW w:w="2400" w:type="dxa"/>
            <w:tcBorders>
              <w:top w:val="nil"/>
              <w:bottom w:val="nil"/>
            </w:tcBorders>
            <w:vAlign w:val="center"/>
            <w:tcPrChange w:id="632" w:author="Prouty, Cody S." w:date="2022-05-31T09:54:00Z">
              <w:tcPr>
                <w:tcW w:w="2400" w:type="dxa"/>
                <w:vAlign w:val="center"/>
              </w:tcPr>
            </w:tcPrChange>
          </w:tcPr>
          <w:p w14:paraId="73DCA501" w14:textId="77777777" w:rsidR="00D7409E" w:rsidRDefault="00D7409E" w:rsidP="000163E4">
            <w:pPr>
              <w:spacing w:line="276" w:lineRule="auto"/>
              <w:jc w:val="center"/>
              <w:rPr>
                <w:ins w:id="633" w:author="Prouty, Cody S." w:date="2022-05-31T09:51:00Z"/>
              </w:rPr>
            </w:pPr>
            <w:ins w:id="634" w:author="Prouty, Cody S." w:date="2022-05-31T09:51:00Z">
              <w:r>
                <w:t>A+A</w:t>
              </w:r>
              <w:r>
                <w:rPr>
                  <w:vertAlign w:val="superscript"/>
                </w:rPr>
                <w:t xml:space="preserve">2 </w:t>
              </w:r>
              <w:r>
                <w:t>+</w:t>
              </w:r>
              <w:proofErr w:type="gramStart"/>
              <w:r>
                <w:t>off(</w:t>
              </w:r>
              <w:proofErr w:type="gramEnd"/>
              <w:r>
                <w:t>TB)+T</w:t>
              </w:r>
            </w:ins>
          </w:p>
        </w:tc>
        <w:tc>
          <w:tcPr>
            <w:tcW w:w="1097" w:type="dxa"/>
            <w:tcBorders>
              <w:top w:val="nil"/>
              <w:bottom w:val="nil"/>
            </w:tcBorders>
            <w:vAlign w:val="center"/>
            <w:tcPrChange w:id="635" w:author="Prouty, Cody S." w:date="2022-05-31T09:54:00Z">
              <w:tcPr>
                <w:tcW w:w="1097" w:type="dxa"/>
                <w:vAlign w:val="center"/>
              </w:tcPr>
            </w:tcPrChange>
          </w:tcPr>
          <w:p w14:paraId="72B31A43" w14:textId="77777777" w:rsidR="00D7409E" w:rsidRDefault="00D7409E" w:rsidP="000163E4">
            <w:pPr>
              <w:spacing w:line="276" w:lineRule="auto"/>
              <w:jc w:val="center"/>
              <w:rPr>
                <w:ins w:id="636" w:author="Prouty, Cody S." w:date="2022-05-31T09:51:00Z"/>
              </w:rPr>
            </w:pPr>
            <w:ins w:id="637" w:author="Prouty, Cody S." w:date="2022-05-31T09:51:00Z">
              <w:r>
                <w:t>A | H</w:t>
              </w:r>
            </w:ins>
          </w:p>
        </w:tc>
        <w:tc>
          <w:tcPr>
            <w:tcW w:w="599" w:type="dxa"/>
            <w:tcBorders>
              <w:top w:val="nil"/>
              <w:bottom w:val="nil"/>
            </w:tcBorders>
            <w:vAlign w:val="bottom"/>
            <w:tcPrChange w:id="638" w:author="Prouty, Cody S." w:date="2022-05-31T09:54:00Z">
              <w:tcPr>
                <w:tcW w:w="602" w:type="dxa"/>
                <w:vAlign w:val="bottom"/>
              </w:tcPr>
            </w:tcPrChange>
          </w:tcPr>
          <w:p w14:paraId="5C0362C4" w14:textId="77777777" w:rsidR="00D7409E" w:rsidRPr="0058198C" w:rsidRDefault="00D7409E" w:rsidP="000163E4">
            <w:pPr>
              <w:spacing w:line="276" w:lineRule="auto"/>
              <w:jc w:val="center"/>
              <w:rPr>
                <w:ins w:id="639" w:author="Prouty, Cody S." w:date="2022-05-31T09:51:00Z"/>
              </w:rPr>
            </w:pPr>
            <w:ins w:id="640" w:author="Prouty, Cody S." w:date="2022-05-31T09:51:00Z">
              <w:r w:rsidRPr="0058198C">
                <w:rPr>
                  <w:color w:val="000000"/>
                </w:rPr>
                <w:t>7</w:t>
              </w:r>
            </w:ins>
          </w:p>
        </w:tc>
        <w:tc>
          <w:tcPr>
            <w:tcW w:w="950" w:type="dxa"/>
            <w:tcBorders>
              <w:top w:val="nil"/>
              <w:bottom w:val="nil"/>
            </w:tcBorders>
            <w:vAlign w:val="bottom"/>
            <w:tcPrChange w:id="641" w:author="Prouty, Cody S." w:date="2022-05-31T09:54:00Z">
              <w:tcPr>
                <w:tcW w:w="954" w:type="dxa"/>
                <w:vAlign w:val="bottom"/>
              </w:tcPr>
            </w:tcPrChange>
          </w:tcPr>
          <w:p w14:paraId="08F0DEBC" w14:textId="77777777" w:rsidR="00D7409E" w:rsidRPr="0058198C" w:rsidRDefault="00D7409E" w:rsidP="000163E4">
            <w:pPr>
              <w:spacing w:line="276" w:lineRule="auto"/>
              <w:jc w:val="center"/>
              <w:rPr>
                <w:ins w:id="642" w:author="Prouty, Cody S." w:date="2022-05-31T09:51:00Z"/>
              </w:rPr>
            </w:pPr>
            <w:ins w:id="643" w:author="Prouty, Cody S." w:date="2022-05-31T09:51:00Z">
              <w:r w:rsidRPr="0058198C">
                <w:rPr>
                  <w:color w:val="000000"/>
                </w:rPr>
                <w:t>703.6</w:t>
              </w:r>
            </w:ins>
          </w:p>
        </w:tc>
        <w:tc>
          <w:tcPr>
            <w:tcW w:w="876" w:type="dxa"/>
            <w:tcBorders>
              <w:top w:val="nil"/>
              <w:bottom w:val="nil"/>
            </w:tcBorders>
            <w:vAlign w:val="bottom"/>
            <w:tcPrChange w:id="644" w:author="Prouty, Cody S." w:date="2022-05-31T09:54:00Z">
              <w:tcPr>
                <w:tcW w:w="876" w:type="dxa"/>
                <w:vAlign w:val="bottom"/>
              </w:tcPr>
            </w:tcPrChange>
          </w:tcPr>
          <w:p w14:paraId="1B9D8A7F" w14:textId="77777777" w:rsidR="00D7409E" w:rsidRPr="0058198C" w:rsidRDefault="00D7409E" w:rsidP="000163E4">
            <w:pPr>
              <w:spacing w:line="276" w:lineRule="auto"/>
              <w:jc w:val="center"/>
              <w:rPr>
                <w:ins w:id="645" w:author="Prouty, Cody S." w:date="2022-05-31T09:51:00Z"/>
              </w:rPr>
            </w:pPr>
            <w:ins w:id="646" w:author="Prouty, Cody S." w:date="2022-05-31T09:51:00Z">
              <w:r w:rsidRPr="0058198C">
                <w:rPr>
                  <w:color w:val="000000"/>
                </w:rPr>
                <w:t>8.41</w:t>
              </w:r>
            </w:ins>
          </w:p>
        </w:tc>
        <w:tc>
          <w:tcPr>
            <w:tcW w:w="912" w:type="dxa"/>
            <w:tcBorders>
              <w:top w:val="nil"/>
              <w:bottom w:val="nil"/>
            </w:tcBorders>
            <w:vAlign w:val="bottom"/>
            <w:tcPrChange w:id="647" w:author="Prouty, Cody S." w:date="2022-05-31T09:54:00Z">
              <w:tcPr>
                <w:tcW w:w="912" w:type="dxa"/>
                <w:vAlign w:val="bottom"/>
              </w:tcPr>
            </w:tcPrChange>
          </w:tcPr>
          <w:p w14:paraId="05D6E675" w14:textId="77777777" w:rsidR="00D7409E" w:rsidRPr="0058198C" w:rsidRDefault="00D7409E" w:rsidP="000163E4">
            <w:pPr>
              <w:spacing w:line="276" w:lineRule="auto"/>
              <w:jc w:val="center"/>
              <w:rPr>
                <w:ins w:id="648" w:author="Prouty, Cody S." w:date="2022-05-31T09:51:00Z"/>
              </w:rPr>
            </w:pPr>
            <w:ins w:id="649" w:author="Prouty, Cody S." w:date="2022-05-31T09:51:00Z">
              <w:r w:rsidRPr="0058198C">
                <w:rPr>
                  <w:color w:val="000000"/>
                </w:rPr>
                <w:t>0.006</w:t>
              </w:r>
            </w:ins>
          </w:p>
        </w:tc>
        <w:tc>
          <w:tcPr>
            <w:tcW w:w="1936" w:type="dxa"/>
            <w:tcBorders>
              <w:top w:val="nil"/>
              <w:bottom w:val="nil"/>
            </w:tcBorders>
            <w:vAlign w:val="bottom"/>
            <w:tcPrChange w:id="650" w:author="Prouty, Cody S." w:date="2022-05-31T09:54:00Z">
              <w:tcPr>
                <w:tcW w:w="4240" w:type="dxa"/>
                <w:vAlign w:val="bottom"/>
              </w:tcPr>
            </w:tcPrChange>
          </w:tcPr>
          <w:p w14:paraId="2053D273" w14:textId="77777777" w:rsidR="00D7409E" w:rsidRPr="0058198C" w:rsidRDefault="00D7409E" w:rsidP="000163E4">
            <w:pPr>
              <w:spacing w:line="276" w:lineRule="auto"/>
              <w:jc w:val="center"/>
              <w:rPr>
                <w:ins w:id="651" w:author="Prouty, Cody S." w:date="2022-05-31T09:51:00Z"/>
                <w:color w:val="000000"/>
              </w:rPr>
            </w:pPr>
            <w:ins w:id="652" w:author="Prouty, Cody S." w:date="2022-05-31T09:51:00Z">
              <w:r w:rsidRPr="0058198C">
                <w:rPr>
                  <w:color w:val="000000"/>
                </w:rPr>
                <w:t>nbinom2(log)</w:t>
              </w:r>
            </w:ins>
          </w:p>
        </w:tc>
      </w:tr>
      <w:tr w:rsidR="00D7409E" w:rsidRPr="0058198C" w14:paraId="560D84D9" w14:textId="77777777" w:rsidTr="00A531A0">
        <w:trPr>
          <w:trHeight w:val="576"/>
          <w:jc w:val="center"/>
          <w:ins w:id="653" w:author="Prouty, Cody S." w:date="2022-05-31T09:51:00Z"/>
          <w:trPrChange w:id="654" w:author="Prouty, Cody S." w:date="2022-05-31T09:54:00Z">
            <w:trPr>
              <w:trHeight w:val="576"/>
              <w:jc w:val="center"/>
            </w:trPr>
          </w:trPrChange>
        </w:trPr>
        <w:tc>
          <w:tcPr>
            <w:tcW w:w="533" w:type="dxa"/>
            <w:tcBorders>
              <w:top w:val="nil"/>
              <w:bottom w:val="nil"/>
            </w:tcBorders>
            <w:vAlign w:val="bottom"/>
            <w:tcPrChange w:id="655" w:author="Prouty, Cody S." w:date="2022-05-31T09:54:00Z">
              <w:tcPr>
                <w:tcW w:w="534" w:type="dxa"/>
                <w:vAlign w:val="bottom"/>
              </w:tcPr>
            </w:tcPrChange>
          </w:tcPr>
          <w:p w14:paraId="5A162F97" w14:textId="77777777" w:rsidR="00D7409E" w:rsidRDefault="00D7409E" w:rsidP="000163E4">
            <w:pPr>
              <w:spacing w:line="276" w:lineRule="auto"/>
              <w:jc w:val="center"/>
              <w:rPr>
                <w:ins w:id="656" w:author="Prouty, Cody S." w:date="2022-05-31T09:51:00Z"/>
              </w:rPr>
            </w:pPr>
            <w:ins w:id="657" w:author="Prouty, Cody S." w:date="2022-05-31T09:51:00Z">
              <w:r>
                <w:t>9</w:t>
              </w:r>
            </w:ins>
          </w:p>
        </w:tc>
        <w:tc>
          <w:tcPr>
            <w:tcW w:w="2400" w:type="dxa"/>
            <w:tcBorders>
              <w:top w:val="nil"/>
              <w:bottom w:val="nil"/>
            </w:tcBorders>
            <w:vAlign w:val="center"/>
            <w:tcPrChange w:id="658" w:author="Prouty, Cody S." w:date="2022-05-31T09:54:00Z">
              <w:tcPr>
                <w:tcW w:w="2400" w:type="dxa"/>
                <w:vAlign w:val="center"/>
              </w:tcPr>
            </w:tcPrChange>
          </w:tcPr>
          <w:p w14:paraId="202CAC6B" w14:textId="77777777" w:rsidR="00D7409E" w:rsidRDefault="00D7409E" w:rsidP="000163E4">
            <w:pPr>
              <w:spacing w:line="276" w:lineRule="auto"/>
              <w:jc w:val="center"/>
              <w:rPr>
                <w:ins w:id="659" w:author="Prouty, Cody S." w:date="2022-05-31T09:51:00Z"/>
              </w:rPr>
            </w:pPr>
            <w:ins w:id="660" w:author="Prouty, Cody S." w:date="2022-05-31T09:51:00Z">
              <w:r>
                <w:t>A+A</w:t>
              </w:r>
              <w:r>
                <w:rPr>
                  <w:vertAlign w:val="superscript"/>
                </w:rPr>
                <w:t xml:space="preserve">2 </w:t>
              </w:r>
              <w:r>
                <w:t>+</w:t>
              </w:r>
              <w:proofErr w:type="gramStart"/>
              <w:r>
                <w:t>off(</w:t>
              </w:r>
              <w:proofErr w:type="gramEnd"/>
              <w:r>
                <w:t>TB)+T+ Rd</w:t>
              </w:r>
            </w:ins>
          </w:p>
        </w:tc>
        <w:tc>
          <w:tcPr>
            <w:tcW w:w="1097" w:type="dxa"/>
            <w:tcBorders>
              <w:top w:val="nil"/>
              <w:bottom w:val="nil"/>
            </w:tcBorders>
            <w:vAlign w:val="center"/>
            <w:tcPrChange w:id="661" w:author="Prouty, Cody S." w:date="2022-05-31T09:54:00Z">
              <w:tcPr>
                <w:tcW w:w="1097" w:type="dxa"/>
                <w:vAlign w:val="center"/>
              </w:tcPr>
            </w:tcPrChange>
          </w:tcPr>
          <w:p w14:paraId="6CDF424F" w14:textId="77777777" w:rsidR="00D7409E" w:rsidRDefault="00D7409E" w:rsidP="000163E4">
            <w:pPr>
              <w:spacing w:line="276" w:lineRule="auto"/>
              <w:jc w:val="center"/>
              <w:rPr>
                <w:ins w:id="662" w:author="Prouty, Cody S." w:date="2022-05-31T09:51:00Z"/>
              </w:rPr>
            </w:pPr>
            <w:ins w:id="663" w:author="Prouty, Cody S." w:date="2022-05-31T09:51:00Z">
              <w:r>
                <w:t>A | H</w:t>
              </w:r>
            </w:ins>
          </w:p>
        </w:tc>
        <w:tc>
          <w:tcPr>
            <w:tcW w:w="599" w:type="dxa"/>
            <w:tcBorders>
              <w:top w:val="nil"/>
              <w:bottom w:val="nil"/>
            </w:tcBorders>
            <w:vAlign w:val="bottom"/>
            <w:tcPrChange w:id="664" w:author="Prouty, Cody S." w:date="2022-05-31T09:54:00Z">
              <w:tcPr>
                <w:tcW w:w="602" w:type="dxa"/>
                <w:vAlign w:val="bottom"/>
              </w:tcPr>
            </w:tcPrChange>
          </w:tcPr>
          <w:p w14:paraId="4BFFCECE" w14:textId="77777777" w:rsidR="00D7409E" w:rsidRPr="0058198C" w:rsidRDefault="00D7409E" w:rsidP="000163E4">
            <w:pPr>
              <w:spacing w:line="276" w:lineRule="auto"/>
              <w:jc w:val="center"/>
              <w:rPr>
                <w:ins w:id="665" w:author="Prouty, Cody S." w:date="2022-05-31T09:51:00Z"/>
              </w:rPr>
            </w:pPr>
            <w:ins w:id="666" w:author="Prouty, Cody S." w:date="2022-05-31T09:51:00Z">
              <w:r w:rsidRPr="0058198C">
                <w:rPr>
                  <w:color w:val="000000"/>
                </w:rPr>
                <w:t>8</w:t>
              </w:r>
            </w:ins>
          </w:p>
        </w:tc>
        <w:tc>
          <w:tcPr>
            <w:tcW w:w="950" w:type="dxa"/>
            <w:tcBorders>
              <w:top w:val="nil"/>
              <w:bottom w:val="nil"/>
            </w:tcBorders>
            <w:vAlign w:val="bottom"/>
            <w:tcPrChange w:id="667" w:author="Prouty, Cody S." w:date="2022-05-31T09:54:00Z">
              <w:tcPr>
                <w:tcW w:w="954" w:type="dxa"/>
                <w:vAlign w:val="bottom"/>
              </w:tcPr>
            </w:tcPrChange>
          </w:tcPr>
          <w:p w14:paraId="2FAD834A" w14:textId="77777777" w:rsidR="00D7409E" w:rsidRPr="0058198C" w:rsidRDefault="00D7409E" w:rsidP="000163E4">
            <w:pPr>
              <w:spacing w:line="276" w:lineRule="auto"/>
              <w:jc w:val="center"/>
              <w:rPr>
                <w:ins w:id="668" w:author="Prouty, Cody S." w:date="2022-05-31T09:51:00Z"/>
              </w:rPr>
            </w:pPr>
            <w:ins w:id="669" w:author="Prouty, Cody S." w:date="2022-05-31T09:51:00Z">
              <w:r w:rsidRPr="0058198C">
                <w:rPr>
                  <w:color w:val="000000"/>
                </w:rPr>
                <w:t>705.7</w:t>
              </w:r>
            </w:ins>
          </w:p>
        </w:tc>
        <w:tc>
          <w:tcPr>
            <w:tcW w:w="876" w:type="dxa"/>
            <w:tcBorders>
              <w:top w:val="nil"/>
              <w:bottom w:val="nil"/>
            </w:tcBorders>
            <w:vAlign w:val="bottom"/>
            <w:tcPrChange w:id="670" w:author="Prouty, Cody S." w:date="2022-05-31T09:54:00Z">
              <w:tcPr>
                <w:tcW w:w="876" w:type="dxa"/>
                <w:vAlign w:val="bottom"/>
              </w:tcPr>
            </w:tcPrChange>
          </w:tcPr>
          <w:p w14:paraId="2E92682E" w14:textId="77777777" w:rsidR="00D7409E" w:rsidRPr="0058198C" w:rsidRDefault="00D7409E" w:rsidP="000163E4">
            <w:pPr>
              <w:spacing w:line="276" w:lineRule="auto"/>
              <w:jc w:val="center"/>
              <w:rPr>
                <w:ins w:id="671" w:author="Prouty, Cody S." w:date="2022-05-31T09:51:00Z"/>
              </w:rPr>
            </w:pPr>
            <w:ins w:id="672" w:author="Prouty, Cody S." w:date="2022-05-31T09:51:00Z">
              <w:r w:rsidRPr="0058198C">
                <w:rPr>
                  <w:color w:val="000000"/>
                </w:rPr>
                <w:t>10.46</w:t>
              </w:r>
            </w:ins>
          </w:p>
        </w:tc>
        <w:tc>
          <w:tcPr>
            <w:tcW w:w="912" w:type="dxa"/>
            <w:tcBorders>
              <w:top w:val="nil"/>
              <w:bottom w:val="nil"/>
            </w:tcBorders>
            <w:vAlign w:val="bottom"/>
            <w:tcPrChange w:id="673" w:author="Prouty, Cody S." w:date="2022-05-31T09:54:00Z">
              <w:tcPr>
                <w:tcW w:w="912" w:type="dxa"/>
                <w:vAlign w:val="bottom"/>
              </w:tcPr>
            </w:tcPrChange>
          </w:tcPr>
          <w:p w14:paraId="41B36C53" w14:textId="77777777" w:rsidR="00D7409E" w:rsidRPr="0058198C" w:rsidRDefault="00D7409E" w:rsidP="000163E4">
            <w:pPr>
              <w:spacing w:line="276" w:lineRule="auto"/>
              <w:jc w:val="center"/>
              <w:rPr>
                <w:ins w:id="674" w:author="Prouty, Cody S." w:date="2022-05-31T09:51:00Z"/>
              </w:rPr>
            </w:pPr>
            <w:ins w:id="675" w:author="Prouty, Cody S." w:date="2022-05-31T09:51:00Z">
              <w:r w:rsidRPr="0058198C">
                <w:rPr>
                  <w:color w:val="000000"/>
                </w:rPr>
                <w:t>0.002</w:t>
              </w:r>
            </w:ins>
          </w:p>
        </w:tc>
        <w:tc>
          <w:tcPr>
            <w:tcW w:w="1936" w:type="dxa"/>
            <w:tcBorders>
              <w:top w:val="nil"/>
              <w:bottom w:val="nil"/>
            </w:tcBorders>
            <w:vAlign w:val="bottom"/>
            <w:tcPrChange w:id="676" w:author="Prouty, Cody S." w:date="2022-05-31T09:54:00Z">
              <w:tcPr>
                <w:tcW w:w="4240" w:type="dxa"/>
                <w:vAlign w:val="bottom"/>
              </w:tcPr>
            </w:tcPrChange>
          </w:tcPr>
          <w:p w14:paraId="1B4F8E29" w14:textId="77777777" w:rsidR="00D7409E" w:rsidRPr="0058198C" w:rsidRDefault="00D7409E" w:rsidP="000163E4">
            <w:pPr>
              <w:spacing w:line="276" w:lineRule="auto"/>
              <w:jc w:val="center"/>
              <w:rPr>
                <w:ins w:id="677" w:author="Prouty, Cody S." w:date="2022-05-31T09:51:00Z"/>
                <w:color w:val="000000"/>
              </w:rPr>
            </w:pPr>
            <w:ins w:id="678" w:author="Prouty, Cody S." w:date="2022-05-31T09:51:00Z">
              <w:r w:rsidRPr="0058198C">
                <w:rPr>
                  <w:color w:val="000000"/>
                </w:rPr>
                <w:t>nbinom2(log)</w:t>
              </w:r>
            </w:ins>
          </w:p>
        </w:tc>
      </w:tr>
      <w:tr w:rsidR="00D7409E" w:rsidRPr="0058198C" w14:paraId="64B6E02A" w14:textId="77777777" w:rsidTr="00A531A0">
        <w:trPr>
          <w:trHeight w:val="576"/>
          <w:jc w:val="center"/>
          <w:ins w:id="679" w:author="Prouty, Cody S." w:date="2022-05-31T09:51:00Z"/>
          <w:trPrChange w:id="680" w:author="Prouty, Cody S." w:date="2022-05-31T09:54:00Z">
            <w:trPr>
              <w:trHeight w:val="576"/>
              <w:jc w:val="center"/>
            </w:trPr>
          </w:trPrChange>
        </w:trPr>
        <w:tc>
          <w:tcPr>
            <w:tcW w:w="533" w:type="dxa"/>
            <w:tcBorders>
              <w:top w:val="nil"/>
              <w:bottom w:val="nil"/>
            </w:tcBorders>
            <w:vAlign w:val="bottom"/>
            <w:tcPrChange w:id="681" w:author="Prouty, Cody S." w:date="2022-05-31T09:54:00Z">
              <w:tcPr>
                <w:tcW w:w="534" w:type="dxa"/>
                <w:vAlign w:val="bottom"/>
              </w:tcPr>
            </w:tcPrChange>
          </w:tcPr>
          <w:p w14:paraId="5FAE5D62" w14:textId="77777777" w:rsidR="00D7409E" w:rsidRDefault="00D7409E" w:rsidP="000163E4">
            <w:pPr>
              <w:spacing w:line="276" w:lineRule="auto"/>
              <w:jc w:val="center"/>
              <w:rPr>
                <w:ins w:id="682" w:author="Prouty, Cody S." w:date="2022-05-31T09:51:00Z"/>
              </w:rPr>
            </w:pPr>
            <w:ins w:id="683" w:author="Prouty, Cody S." w:date="2022-05-31T09:51:00Z">
              <w:r>
                <w:t>10</w:t>
              </w:r>
            </w:ins>
          </w:p>
        </w:tc>
        <w:tc>
          <w:tcPr>
            <w:tcW w:w="2400" w:type="dxa"/>
            <w:tcBorders>
              <w:top w:val="nil"/>
              <w:bottom w:val="nil"/>
            </w:tcBorders>
            <w:vAlign w:val="center"/>
            <w:tcPrChange w:id="684" w:author="Prouty, Cody S." w:date="2022-05-31T09:54:00Z">
              <w:tcPr>
                <w:tcW w:w="2400" w:type="dxa"/>
                <w:vAlign w:val="center"/>
              </w:tcPr>
            </w:tcPrChange>
          </w:tcPr>
          <w:p w14:paraId="3F416FAA" w14:textId="77777777" w:rsidR="00D7409E" w:rsidRDefault="00D7409E" w:rsidP="000163E4">
            <w:pPr>
              <w:spacing w:line="276" w:lineRule="auto"/>
              <w:jc w:val="center"/>
              <w:rPr>
                <w:ins w:id="685" w:author="Prouty, Cody S." w:date="2022-05-31T09:51:00Z"/>
              </w:rPr>
            </w:pPr>
            <w:ins w:id="686" w:author="Prouty, Cody S." w:date="2022-05-31T09:51:00Z">
              <w:r>
                <w:t>A+A</w:t>
              </w:r>
              <w:r>
                <w:rPr>
                  <w:vertAlign w:val="superscript"/>
                </w:rPr>
                <w:t xml:space="preserve">2 </w:t>
              </w:r>
              <w:r>
                <w:t>+</w:t>
              </w:r>
              <w:proofErr w:type="gramStart"/>
              <w:r>
                <w:t>off(</w:t>
              </w:r>
              <w:proofErr w:type="gramEnd"/>
              <w:r>
                <w:t>TB)+R+H</w:t>
              </w:r>
            </w:ins>
          </w:p>
        </w:tc>
        <w:tc>
          <w:tcPr>
            <w:tcW w:w="1097" w:type="dxa"/>
            <w:tcBorders>
              <w:top w:val="nil"/>
              <w:bottom w:val="nil"/>
            </w:tcBorders>
            <w:vAlign w:val="center"/>
            <w:tcPrChange w:id="687" w:author="Prouty, Cody S." w:date="2022-05-31T09:54:00Z">
              <w:tcPr>
                <w:tcW w:w="1097" w:type="dxa"/>
                <w:vAlign w:val="center"/>
              </w:tcPr>
            </w:tcPrChange>
          </w:tcPr>
          <w:p w14:paraId="4C659849" w14:textId="77777777" w:rsidR="00D7409E" w:rsidRDefault="00D7409E" w:rsidP="000163E4">
            <w:pPr>
              <w:spacing w:line="276" w:lineRule="auto"/>
              <w:jc w:val="center"/>
              <w:rPr>
                <w:ins w:id="688" w:author="Prouty, Cody S." w:date="2022-05-31T09:51:00Z"/>
              </w:rPr>
            </w:pPr>
            <w:ins w:id="689" w:author="Prouty, Cody S." w:date="2022-05-31T09:51:00Z">
              <w:r>
                <w:t>A | H</w:t>
              </w:r>
            </w:ins>
          </w:p>
        </w:tc>
        <w:tc>
          <w:tcPr>
            <w:tcW w:w="599" w:type="dxa"/>
            <w:tcBorders>
              <w:top w:val="nil"/>
              <w:bottom w:val="nil"/>
            </w:tcBorders>
            <w:vAlign w:val="bottom"/>
            <w:tcPrChange w:id="690" w:author="Prouty, Cody S." w:date="2022-05-31T09:54:00Z">
              <w:tcPr>
                <w:tcW w:w="602" w:type="dxa"/>
                <w:vAlign w:val="bottom"/>
              </w:tcPr>
            </w:tcPrChange>
          </w:tcPr>
          <w:p w14:paraId="709005F4" w14:textId="77777777" w:rsidR="00D7409E" w:rsidRPr="0058198C" w:rsidRDefault="00D7409E" w:rsidP="000163E4">
            <w:pPr>
              <w:spacing w:line="276" w:lineRule="auto"/>
              <w:jc w:val="center"/>
              <w:rPr>
                <w:ins w:id="691" w:author="Prouty, Cody S." w:date="2022-05-31T09:51:00Z"/>
              </w:rPr>
            </w:pPr>
            <w:ins w:id="692" w:author="Prouty, Cody S." w:date="2022-05-31T09:51:00Z">
              <w:r w:rsidRPr="0058198C">
                <w:rPr>
                  <w:color w:val="000000"/>
                </w:rPr>
                <w:t>8</w:t>
              </w:r>
            </w:ins>
          </w:p>
        </w:tc>
        <w:tc>
          <w:tcPr>
            <w:tcW w:w="950" w:type="dxa"/>
            <w:tcBorders>
              <w:top w:val="nil"/>
              <w:bottom w:val="nil"/>
            </w:tcBorders>
            <w:vAlign w:val="bottom"/>
            <w:tcPrChange w:id="693" w:author="Prouty, Cody S." w:date="2022-05-31T09:54:00Z">
              <w:tcPr>
                <w:tcW w:w="954" w:type="dxa"/>
                <w:vAlign w:val="bottom"/>
              </w:tcPr>
            </w:tcPrChange>
          </w:tcPr>
          <w:p w14:paraId="60414EE2" w14:textId="77777777" w:rsidR="00D7409E" w:rsidRPr="0058198C" w:rsidRDefault="00D7409E" w:rsidP="000163E4">
            <w:pPr>
              <w:spacing w:line="276" w:lineRule="auto"/>
              <w:jc w:val="center"/>
              <w:rPr>
                <w:ins w:id="694" w:author="Prouty, Cody S." w:date="2022-05-31T09:51:00Z"/>
              </w:rPr>
            </w:pPr>
            <w:ins w:id="695" w:author="Prouty, Cody S." w:date="2022-05-31T09:51:00Z">
              <w:r w:rsidRPr="0058198C">
                <w:rPr>
                  <w:color w:val="000000"/>
                </w:rPr>
                <w:t>705.8</w:t>
              </w:r>
            </w:ins>
          </w:p>
        </w:tc>
        <w:tc>
          <w:tcPr>
            <w:tcW w:w="876" w:type="dxa"/>
            <w:tcBorders>
              <w:top w:val="nil"/>
              <w:bottom w:val="nil"/>
            </w:tcBorders>
            <w:vAlign w:val="bottom"/>
            <w:tcPrChange w:id="696" w:author="Prouty, Cody S." w:date="2022-05-31T09:54:00Z">
              <w:tcPr>
                <w:tcW w:w="876" w:type="dxa"/>
                <w:vAlign w:val="bottom"/>
              </w:tcPr>
            </w:tcPrChange>
          </w:tcPr>
          <w:p w14:paraId="447C2E03" w14:textId="77777777" w:rsidR="00D7409E" w:rsidRPr="0058198C" w:rsidRDefault="00D7409E" w:rsidP="000163E4">
            <w:pPr>
              <w:spacing w:line="276" w:lineRule="auto"/>
              <w:jc w:val="center"/>
              <w:rPr>
                <w:ins w:id="697" w:author="Prouty, Cody S." w:date="2022-05-31T09:51:00Z"/>
              </w:rPr>
            </w:pPr>
            <w:ins w:id="698" w:author="Prouty, Cody S." w:date="2022-05-31T09:51:00Z">
              <w:r w:rsidRPr="0058198C">
                <w:rPr>
                  <w:color w:val="000000"/>
                </w:rPr>
                <w:t>10.63</w:t>
              </w:r>
            </w:ins>
          </w:p>
        </w:tc>
        <w:tc>
          <w:tcPr>
            <w:tcW w:w="912" w:type="dxa"/>
            <w:tcBorders>
              <w:top w:val="nil"/>
              <w:bottom w:val="nil"/>
            </w:tcBorders>
            <w:vAlign w:val="bottom"/>
            <w:tcPrChange w:id="699" w:author="Prouty, Cody S." w:date="2022-05-31T09:54:00Z">
              <w:tcPr>
                <w:tcW w:w="912" w:type="dxa"/>
                <w:vAlign w:val="bottom"/>
              </w:tcPr>
            </w:tcPrChange>
          </w:tcPr>
          <w:p w14:paraId="6AFDF0DE" w14:textId="77777777" w:rsidR="00D7409E" w:rsidRPr="0058198C" w:rsidRDefault="00D7409E" w:rsidP="000163E4">
            <w:pPr>
              <w:spacing w:line="276" w:lineRule="auto"/>
              <w:jc w:val="center"/>
              <w:rPr>
                <w:ins w:id="700" w:author="Prouty, Cody S." w:date="2022-05-31T09:51:00Z"/>
              </w:rPr>
            </w:pPr>
            <w:ins w:id="701" w:author="Prouty, Cody S." w:date="2022-05-31T09:51:00Z">
              <w:r w:rsidRPr="0058198C">
                <w:rPr>
                  <w:color w:val="000000"/>
                </w:rPr>
                <w:t>0.002</w:t>
              </w:r>
            </w:ins>
          </w:p>
        </w:tc>
        <w:tc>
          <w:tcPr>
            <w:tcW w:w="1936" w:type="dxa"/>
            <w:tcBorders>
              <w:top w:val="nil"/>
              <w:bottom w:val="nil"/>
            </w:tcBorders>
            <w:vAlign w:val="bottom"/>
            <w:tcPrChange w:id="702" w:author="Prouty, Cody S." w:date="2022-05-31T09:54:00Z">
              <w:tcPr>
                <w:tcW w:w="4240" w:type="dxa"/>
                <w:vAlign w:val="bottom"/>
              </w:tcPr>
            </w:tcPrChange>
          </w:tcPr>
          <w:p w14:paraId="2B0E754D" w14:textId="77777777" w:rsidR="00D7409E" w:rsidRPr="0058198C" w:rsidRDefault="00D7409E" w:rsidP="000163E4">
            <w:pPr>
              <w:spacing w:line="276" w:lineRule="auto"/>
              <w:jc w:val="center"/>
              <w:rPr>
                <w:ins w:id="703" w:author="Prouty, Cody S." w:date="2022-05-31T09:51:00Z"/>
                <w:color w:val="000000"/>
              </w:rPr>
            </w:pPr>
            <w:ins w:id="704" w:author="Prouty, Cody S." w:date="2022-05-31T09:51:00Z">
              <w:r w:rsidRPr="0058198C">
                <w:rPr>
                  <w:color w:val="000000"/>
                </w:rPr>
                <w:t>nbinom2(log)</w:t>
              </w:r>
            </w:ins>
          </w:p>
        </w:tc>
      </w:tr>
      <w:tr w:rsidR="00D7409E" w:rsidRPr="0058198C" w14:paraId="77E12EEA" w14:textId="77777777" w:rsidTr="00A531A0">
        <w:trPr>
          <w:trHeight w:val="576"/>
          <w:jc w:val="center"/>
          <w:ins w:id="705" w:author="Prouty, Cody S." w:date="2022-05-31T09:51:00Z"/>
          <w:trPrChange w:id="706" w:author="Prouty, Cody S." w:date="2022-05-31T09:54:00Z">
            <w:trPr>
              <w:trHeight w:val="576"/>
              <w:jc w:val="center"/>
            </w:trPr>
          </w:trPrChange>
        </w:trPr>
        <w:tc>
          <w:tcPr>
            <w:tcW w:w="533" w:type="dxa"/>
            <w:tcBorders>
              <w:top w:val="nil"/>
              <w:bottom w:val="nil"/>
            </w:tcBorders>
            <w:vAlign w:val="bottom"/>
            <w:tcPrChange w:id="707" w:author="Prouty, Cody S." w:date="2022-05-31T09:54:00Z">
              <w:tcPr>
                <w:tcW w:w="534" w:type="dxa"/>
                <w:vAlign w:val="bottom"/>
              </w:tcPr>
            </w:tcPrChange>
          </w:tcPr>
          <w:p w14:paraId="56C29940" w14:textId="77777777" w:rsidR="00D7409E" w:rsidRDefault="00D7409E" w:rsidP="000163E4">
            <w:pPr>
              <w:spacing w:line="276" w:lineRule="auto"/>
              <w:jc w:val="center"/>
              <w:rPr>
                <w:ins w:id="708" w:author="Prouty, Cody S." w:date="2022-05-31T09:51:00Z"/>
              </w:rPr>
            </w:pPr>
            <w:ins w:id="709" w:author="Prouty, Cody S." w:date="2022-05-31T09:51:00Z">
              <w:r>
                <w:t>11</w:t>
              </w:r>
            </w:ins>
          </w:p>
        </w:tc>
        <w:tc>
          <w:tcPr>
            <w:tcW w:w="2400" w:type="dxa"/>
            <w:tcBorders>
              <w:top w:val="nil"/>
              <w:bottom w:val="nil"/>
            </w:tcBorders>
            <w:vAlign w:val="center"/>
            <w:tcPrChange w:id="710" w:author="Prouty, Cody S." w:date="2022-05-31T09:54:00Z">
              <w:tcPr>
                <w:tcW w:w="2400" w:type="dxa"/>
                <w:vAlign w:val="center"/>
              </w:tcPr>
            </w:tcPrChange>
          </w:tcPr>
          <w:p w14:paraId="027E1EF8" w14:textId="77777777" w:rsidR="00D7409E" w:rsidRDefault="00D7409E" w:rsidP="000163E4">
            <w:pPr>
              <w:spacing w:line="276" w:lineRule="auto"/>
              <w:jc w:val="center"/>
              <w:rPr>
                <w:ins w:id="711" w:author="Prouty, Cody S." w:date="2022-05-31T09:51:00Z"/>
              </w:rPr>
            </w:pPr>
            <w:ins w:id="712" w:author="Prouty, Cody S." w:date="2022-05-31T09:51:00Z">
              <w:r>
                <w:t>A+A</w:t>
              </w:r>
              <w:r>
                <w:rPr>
                  <w:vertAlign w:val="superscript"/>
                </w:rPr>
                <w:t xml:space="preserve">2 </w:t>
              </w:r>
              <w:r>
                <w:t>+</w:t>
              </w:r>
              <w:proofErr w:type="gramStart"/>
              <w:r>
                <w:t>off(</w:t>
              </w:r>
              <w:proofErr w:type="gramEnd"/>
              <w:r>
                <w:t>TB)+H</w:t>
              </w:r>
            </w:ins>
          </w:p>
        </w:tc>
        <w:tc>
          <w:tcPr>
            <w:tcW w:w="1097" w:type="dxa"/>
            <w:tcBorders>
              <w:top w:val="nil"/>
              <w:bottom w:val="nil"/>
            </w:tcBorders>
            <w:vAlign w:val="center"/>
            <w:tcPrChange w:id="713" w:author="Prouty, Cody S." w:date="2022-05-31T09:54:00Z">
              <w:tcPr>
                <w:tcW w:w="1097" w:type="dxa"/>
                <w:vAlign w:val="center"/>
              </w:tcPr>
            </w:tcPrChange>
          </w:tcPr>
          <w:p w14:paraId="3B76C717" w14:textId="77777777" w:rsidR="00D7409E" w:rsidRDefault="00D7409E" w:rsidP="000163E4">
            <w:pPr>
              <w:spacing w:line="276" w:lineRule="auto"/>
              <w:jc w:val="center"/>
              <w:rPr>
                <w:ins w:id="714" w:author="Prouty, Cody S." w:date="2022-05-31T09:51:00Z"/>
              </w:rPr>
            </w:pPr>
            <w:ins w:id="715" w:author="Prouty, Cody S." w:date="2022-05-31T09:51:00Z">
              <w:r>
                <w:t>A | H</w:t>
              </w:r>
            </w:ins>
          </w:p>
        </w:tc>
        <w:tc>
          <w:tcPr>
            <w:tcW w:w="599" w:type="dxa"/>
            <w:tcBorders>
              <w:top w:val="nil"/>
              <w:bottom w:val="nil"/>
            </w:tcBorders>
            <w:vAlign w:val="bottom"/>
            <w:tcPrChange w:id="716" w:author="Prouty, Cody S." w:date="2022-05-31T09:54:00Z">
              <w:tcPr>
                <w:tcW w:w="602" w:type="dxa"/>
                <w:vAlign w:val="bottom"/>
              </w:tcPr>
            </w:tcPrChange>
          </w:tcPr>
          <w:p w14:paraId="56C0A3A2" w14:textId="77777777" w:rsidR="00D7409E" w:rsidRPr="0058198C" w:rsidRDefault="00D7409E" w:rsidP="000163E4">
            <w:pPr>
              <w:spacing w:line="276" w:lineRule="auto"/>
              <w:jc w:val="center"/>
              <w:rPr>
                <w:ins w:id="717" w:author="Prouty, Cody S." w:date="2022-05-31T09:51:00Z"/>
              </w:rPr>
            </w:pPr>
            <w:ins w:id="718" w:author="Prouty, Cody S." w:date="2022-05-31T09:51:00Z">
              <w:r w:rsidRPr="0058198C">
                <w:rPr>
                  <w:color w:val="000000"/>
                </w:rPr>
                <w:t>7</w:t>
              </w:r>
            </w:ins>
          </w:p>
        </w:tc>
        <w:tc>
          <w:tcPr>
            <w:tcW w:w="950" w:type="dxa"/>
            <w:tcBorders>
              <w:top w:val="nil"/>
              <w:bottom w:val="nil"/>
            </w:tcBorders>
            <w:vAlign w:val="bottom"/>
            <w:tcPrChange w:id="719" w:author="Prouty, Cody S." w:date="2022-05-31T09:54:00Z">
              <w:tcPr>
                <w:tcW w:w="954" w:type="dxa"/>
                <w:vAlign w:val="bottom"/>
              </w:tcPr>
            </w:tcPrChange>
          </w:tcPr>
          <w:p w14:paraId="37526C5F" w14:textId="77777777" w:rsidR="00D7409E" w:rsidRPr="0058198C" w:rsidRDefault="00D7409E" w:rsidP="000163E4">
            <w:pPr>
              <w:spacing w:line="276" w:lineRule="auto"/>
              <w:jc w:val="center"/>
              <w:rPr>
                <w:ins w:id="720" w:author="Prouty, Cody S." w:date="2022-05-31T09:51:00Z"/>
              </w:rPr>
            </w:pPr>
            <w:ins w:id="721" w:author="Prouty, Cody S." w:date="2022-05-31T09:51:00Z">
              <w:r w:rsidRPr="0058198C">
                <w:rPr>
                  <w:color w:val="000000"/>
                </w:rPr>
                <w:t>706.6</w:t>
              </w:r>
            </w:ins>
          </w:p>
        </w:tc>
        <w:tc>
          <w:tcPr>
            <w:tcW w:w="876" w:type="dxa"/>
            <w:tcBorders>
              <w:top w:val="nil"/>
              <w:bottom w:val="nil"/>
            </w:tcBorders>
            <w:vAlign w:val="bottom"/>
            <w:tcPrChange w:id="722" w:author="Prouty, Cody S." w:date="2022-05-31T09:54:00Z">
              <w:tcPr>
                <w:tcW w:w="876" w:type="dxa"/>
                <w:vAlign w:val="bottom"/>
              </w:tcPr>
            </w:tcPrChange>
          </w:tcPr>
          <w:p w14:paraId="70144F47" w14:textId="77777777" w:rsidR="00D7409E" w:rsidRPr="0058198C" w:rsidRDefault="00D7409E" w:rsidP="000163E4">
            <w:pPr>
              <w:spacing w:line="276" w:lineRule="auto"/>
              <w:jc w:val="center"/>
              <w:rPr>
                <w:ins w:id="723" w:author="Prouty, Cody S." w:date="2022-05-31T09:51:00Z"/>
              </w:rPr>
            </w:pPr>
            <w:ins w:id="724" w:author="Prouty, Cody S." w:date="2022-05-31T09:51:00Z">
              <w:r w:rsidRPr="0058198C">
                <w:rPr>
                  <w:color w:val="000000"/>
                </w:rPr>
                <w:t>11.43</w:t>
              </w:r>
            </w:ins>
          </w:p>
        </w:tc>
        <w:tc>
          <w:tcPr>
            <w:tcW w:w="912" w:type="dxa"/>
            <w:tcBorders>
              <w:top w:val="nil"/>
              <w:bottom w:val="nil"/>
            </w:tcBorders>
            <w:vAlign w:val="bottom"/>
            <w:tcPrChange w:id="725" w:author="Prouty, Cody S." w:date="2022-05-31T09:54:00Z">
              <w:tcPr>
                <w:tcW w:w="912" w:type="dxa"/>
                <w:vAlign w:val="bottom"/>
              </w:tcPr>
            </w:tcPrChange>
          </w:tcPr>
          <w:p w14:paraId="56323DAB" w14:textId="77777777" w:rsidR="00D7409E" w:rsidRPr="0058198C" w:rsidRDefault="00D7409E" w:rsidP="000163E4">
            <w:pPr>
              <w:spacing w:line="276" w:lineRule="auto"/>
              <w:jc w:val="center"/>
              <w:rPr>
                <w:ins w:id="726" w:author="Prouty, Cody S." w:date="2022-05-31T09:51:00Z"/>
              </w:rPr>
            </w:pPr>
            <w:ins w:id="727" w:author="Prouty, Cody S." w:date="2022-05-31T09:51:00Z">
              <w:r w:rsidRPr="0058198C">
                <w:rPr>
                  <w:color w:val="000000"/>
                </w:rPr>
                <w:t>0.001</w:t>
              </w:r>
            </w:ins>
          </w:p>
        </w:tc>
        <w:tc>
          <w:tcPr>
            <w:tcW w:w="1936" w:type="dxa"/>
            <w:tcBorders>
              <w:top w:val="nil"/>
              <w:bottom w:val="nil"/>
            </w:tcBorders>
            <w:vAlign w:val="bottom"/>
            <w:tcPrChange w:id="728" w:author="Prouty, Cody S." w:date="2022-05-31T09:54:00Z">
              <w:tcPr>
                <w:tcW w:w="4240" w:type="dxa"/>
                <w:vAlign w:val="bottom"/>
              </w:tcPr>
            </w:tcPrChange>
          </w:tcPr>
          <w:p w14:paraId="6074B218" w14:textId="77777777" w:rsidR="00D7409E" w:rsidRPr="0058198C" w:rsidRDefault="00D7409E" w:rsidP="000163E4">
            <w:pPr>
              <w:spacing w:line="276" w:lineRule="auto"/>
              <w:jc w:val="center"/>
              <w:rPr>
                <w:ins w:id="729" w:author="Prouty, Cody S." w:date="2022-05-31T09:51:00Z"/>
                <w:color w:val="000000"/>
              </w:rPr>
            </w:pPr>
            <w:ins w:id="730" w:author="Prouty, Cody S." w:date="2022-05-31T09:51:00Z">
              <w:r w:rsidRPr="0058198C">
                <w:rPr>
                  <w:color w:val="000000"/>
                </w:rPr>
                <w:t>nbinom2(log)</w:t>
              </w:r>
            </w:ins>
          </w:p>
        </w:tc>
      </w:tr>
      <w:tr w:rsidR="00D7409E" w:rsidRPr="0058198C" w14:paraId="7F6E6344" w14:textId="77777777" w:rsidTr="00A531A0">
        <w:trPr>
          <w:trHeight w:val="837"/>
          <w:jc w:val="center"/>
          <w:ins w:id="731" w:author="Prouty, Cody S." w:date="2022-05-31T09:51:00Z"/>
          <w:trPrChange w:id="732" w:author="Prouty, Cody S." w:date="2022-05-31T09:54:00Z">
            <w:trPr>
              <w:trHeight w:val="576"/>
              <w:jc w:val="center"/>
            </w:trPr>
          </w:trPrChange>
        </w:trPr>
        <w:tc>
          <w:tcPr>
            <w:tcW w:w="533" w:type="dxa"/>
            <w:tcBorders>
              <w:top w:val="nil"/>
              <w:bottom w:val="nil"/>
            </w:tcBorders>
            <w:vAlign w:val="bottom"/>
            <w:tcPrChange w:id="733" w:author="Prouty, Cody S." w:date="2022-05-31T09:54:00Z">
              <w:tcPr>
                <w:tcW w:w="534" w:type="dxa"/>
                <w:vAlign w:val="bottom"/>
              </w:tcPr>
            </w:tcPrChange>
          </w:tcPr>
          <w:p w14:paraId="14D1ABF0" w14:textId="77777777" w:rsidR="00D7409E" w:rsidRDefault="00D7409E" w:rsidP="000163E4">
            <w:pPr>
              <w:spacing w:line="276" w:lineRule="auto"/>
              <w:jc w:val="center"/>
              <w:rPr>
                <w:ins w:id="734" w:author="Prouty, Cody S." w:date="2022-05-31T09:51:00Z"/>
              </w:rPr>
            </w:pPr>
            <w:ins w:id="735" w:author="Prouty, Cody S." w:date="2022-05-31T09:51:00Z">
              <w:r>
                <w:t>12</w:t>
              </w:r>
            </w:ins>
          </w:p>
        </w:tc>
        <w:tc>
          <w:tcPr>
            <w:tcW w:w="2400" w:type="dxa"/>
            <w:tcBorders>
              <w:top w:val="nil"/>
              <w:bottom w:val="nil"/>
            </w:tcBorders>
            <w:vAlign w:val="center"/>
            <w:tcPrChange w:id="736" w:author="Prouty, Cody S." w:date="2022-05-31T09:54:00Z">
              <w:tcPr>
                <w:tcW w:w="2400" w:type="dxa"/>
                <w:vAlign w:val="center"/>
              </w:tcPr>
            </w:tcPrChange>
          </w:tcPr>
          <w:p w14:paraId="4ABDE370" w14:textId="77777777" w:rsidR="00D7409E" w:rsidRDefault="00D7409E" w:rsidP="000163E4">
            <w:pPr>
              <w:spacing w:line="276" w:lineRule="auto"/>
              <w:jc w:val="center"/>
              <w:rPr>
                <w:ins w:id="737" w:author="Prouty, Cody S." w:date="2022-05-31T09:51:00Z"/>
              </w:rPr>
            </w:pPr>
            <w:ins w:id="738" w:author="Prouty, Cody S." w:date="2022-05-31T09:51:00Z">
              <w:r>
                <w:t>A+A</w:t>
              </w:r>
              <w:r>
                <w:rPr>
                  <w:vertAlign w:val="superscript"/>
                </w:rPr>
                <w:t xml:space="preserve">2 </w:t>
              </w:r>
              <w:r>
                <w:t>+</w:t>
              </w:r>
              <w:proofErr w:type="gramStart"/>
              <w:r>
                <w:t>off(</w:t>
              </w:r>
              <w:proofErr w:type="gramEnd"/>
              <w:r>
                <w:t>TB)+</w:t>
              </w:r>
              <w:proofErr w:type="spellStart"/>
              <w:r>
                <w:t>Rd+H</w:t>
              </w:r>
              <w:proofErr w:type="spellEnd"/>
            </w:ins>
          </w:p>
        </w:tc>
        <w:tc>
          <w:tcPr>
            <w:tcW w:w="1097" w:type="dxa"/>
            <w:tcBorders>
              <w:top w:val="nil"/>
              <w:bottom w:val="nil"/>
            </w:tcBorders>
            <w:vAlign w:val="center"/>
            <w:tcPrChange w:id="739" w:author="Prouty, Cody S." w:date="2022-05-31T09:54:00Z">
              <w:tcPr>
                <w:tcW w:w="1097" w:type="dxa"/>
                <w:vAlign w:val="center"/>
              </w:tcPr>
            </w:tcPrChange>
          </w:tcPr>
          <w:p w14:paraId="71CB23F0" w14:textId="77777777" w:rsidR="00D7409E" w:rsidRDefault="00D7409E" w:rsidP="000163E4">
            <w:pPr>
              <w:spacing w:line="276" w:lineRule="auto"/>
              <w:jc w:val="center"/>
              <w:rPr>
                <w:ins w:id="740" w:author="Prouty, Cody S." w:date="2022-05-31T09:51:00Z"/>
              </w:rPr>
            </w:pPr>
            <w:ins w:id="741" w:author="Prouty, Cody S." w:date="2022-05-31T09:51:00Z">
              <w:r>
                <w:t>A | H</w:t>
              </w:r>
            </w:ins>
          </w:p>
        </w:tc>
        <w:tc>
          <w:tcPr>
            <w:tcW w:w="599" w:type="dxa"/>
            <w:tcBorders>
              <w:top w:val="nil"/>
              <w:bottom w:val="nil"/>
            </w:tcBorders>
            <w:vAlign w:val="bottom"/>
            <w:tcPrChange w:id="742" w:author="Prouty, Cody S." w:date="2022-05-31T09:54:00Z">
              <w:tcPr>
                <w:tcW w:w="602" w:type="dxa"/>
                <w:vAlign w:val="bottom"/>
              </w:tcPr>
            </w:tcPrChange>
          </w:tcPr>
          <w:p w14:paraId="192EAFBE" w14:textId="77777777" w:rsidR="00D7409E" w:rsidRPr="0058198C" w:rsidRDefault="00D7409E" w:rsidP="000163E4">
            <w:pPr>
              <w:spacing w:line="276" w:lineRule="auto"/>
              <w:jc w:val="center"/>
              <w:rPr>
                <w:ins w:id="743" w:author="Prouty, Cody S." w:date="2022-05-31T09:51:00Z"/>
              </w:rPr>
            </w:pPr>
            <w:ins w:id="744" w:author="Prouty, Cody S." w:date="2022-05-31T09:51:00Z">
              <w:r w:rsidRPr="0058198C">
                <w:rPr>
                  <w:color w:val="000000"/>
                </w:rPr>
                <w:t>8</w:t>
              </w:r>
            </w:ins>
          </w:p>
        </w:tc>
        <w:tc>
          <w:tcPr>
            <w:tcW w:w="950" w:type="dxa"/>
            <w:tcBorders>
              <w:top w:val="nil"/>
              <w:bottom w:val="nil"/>
            </w:tcBorders>
            <w:vAlign w:val="bottom"/>
            <w:tcPrChange w:id="745" w:author="Prouty, Cody S." w:date="2022-05-31T09:54:00Z">
              <w:tcPr>
                <w:tcW w:w="954" w:type="dxa"/>
                <w:vAlign w:val="bottom"/>
              </w:tcPr>
            </w:tcPrChange>
          </w:tcPr>
          <w:p w14:paraId="2F18C1C0" w14:textId="77777777" w:rsidR="00D7409E" w:rsidRPr="0058198C" w:rsidRDefault="00D7409E" w:rsidP="000163E4">
            <w:pPr>
              <w:spacing w:line="276" w:lineRule="auto"/>
              <w:jc w:val="center"/>
              <w:rPr>
                <w:ins w:id="746" w:author="Prouty, Cody S." w:date="2022-05-31T09:51:00Z"/>
              </w:rPr>
            </w:pPr>
            <w:ins w:id="747" w:author="Prouty, Cody S." w:date="2022-05-31T09:51:00Z">
              <w:r w:rsidRPr="0058198C">
                <w:rPr>
                  <w:color w:val="000000"/>
                </w:rPr>
                <w:t>708.2</w:t>
              </w:r>
            </w:ins>
          </w:p>
        </w:tc>
        <w:tc>
          <w:tcPr>
            <w:tcW w:w="876" w:type="dxa"/>
            <w:tcBorders>
              <w:top w:val="nil"/>
              <w:bottom w:val="nil"/>
            </w:tcBorders>
            <w:vAlign w:val="bottom"/>
            <w:tcPrChange w:id="748" w:author="Prouty, Cody S." w:date="2022-05-31T09:54:00Z">
              <w:tcPr>
                <w:tcW w:w="876" w:type="dxa"/>
                <w:vAlign w:val="bottom"/>
              </w:tcPr>
            </w:tcPrChange>
          </w:tcPr>
          <w:p w14:paraId="63CD9F4A" w14:textId="77777777" w:rsidR="00D7409E" w:rsidRPr="0058198C" w:rsidRDefault="00D7409E" w:rsidP="000163E4">
            <w:pPr>
              <w:spacing w:line="276" w:lineRule="auto"/>
              <w:jc w:val="center"/>
              <w:rPr>
                <w:ins w:id="749" w:author="Prouty, Cody S." w:date="2022-05-31T09:51:00Z"/>
              </w:rPr>
            </w:pPr>
            <w:ins w:id="750" w:author="Prouty, Cody S." w:date="2022-05-31T09:51:00Z">
              <w:r w:rsidRPr="0058198C">
                <w:rPr>
                  <w:color w:val="000000"/>
                </w:rPr>
                <w:t>12.98</w:t>
              </w:r>
            </w:ins>
          </w:p>
        </w:tc>
        <w:tc>
          <w:tcPr>
            <w:tcW w:w="912" w:type="dxa"/>
            <w:tcBorders>
              <w:top w:val="nil"/>
              <w:bottom w:val="nil"/>
            </w:tcBorders>
            <w:vAlign w:val="bottom"/>
            <w:tcPrChange w:id="751" w:author="Prouty, Cody S." w:date="2022-05-31T09:54:00Z">
              <w:tcPr>
                <w:tcW w:w="912" w:type="dxa"/>
                <w:vAlign w:val="bottom"/>
              </w:tcPr>
            </w:tcPrChange>
          </w:tcPr>
          <w:p w14:paraId="6264D118" w14:textId="77777777" w:rsidR="00D7409E" w:rsidRPr="0058198C" w:rsidRDefault="00D7409E" w:rsidP="000163E4">
            <w:pPr>
              <w:spacing w:line="276" w:lineRule="auto"/>
              <w:jc w:val="center"/>
              <w:rPr>
                <w:ins w:id="752" w:author="Prouty, Cody S." w:date="2022-05-31T09:51:00Z"/>
              </w:rPr>
            </w:pPr>
            <w:ins w:id="753" w:author="Prouty, Cody S." w:date="2022-05-31T09:51:00Z">
              <w:r w:rsidRPr="0058198C">
                <w:rPr>
                  <w:color w:val="000000"/>
                </w:rPr>
                <w:t>0.001</w:t>
              </w:r>
            </w:ins>
          </w:p>
        </w:tc>
        <w:tc>
          <w:tcPr>
            <w:tcW w:w="1936" w:type="dxa"/>
            <w:tcBorders>
              <w:top w:val="nil"/>
              <w:bottom w:val="nil"/>
            </w:tcBorders>
            <w:vAlign w:val="bottom"/>
            <w:tcPrChange w:id="754" w:author="Prouty, Cody S." w:date="2022-05-31T09:54:00Z">
              <w:tcPr>
                <w:tcW w:w="4240" w:type="dxa"/>
                <w:vAlign w:val="bottom"/>
              </w:tcPr>
            </w:tcPrChange>
          </w:tcPr>
          <w:p w14:paraId="50B65F2F" w14:textId="77777777" w:rsidR="00D7409E" w:rsidRPr="0058198C" w:rsidRDefault="00D7409E" w:rsidP="000163E4">
            <w:pPr>
              <w:spacing w:line="276" w:lineRule="auto"/>
              <w:jc w:val="center"/>
              <w:rPr>
                <w:ins w:id="755" w:author="Prouty, Cody S." w:date="2022-05-31T09:51:00Z"/>
                <w:color w:val="000000"/>
              </w:rPr>
            </w:pPr>
            <w:ins w:id="756" w:author="Prouty, Cody S." w:date="2022-05-31T09:51:00Z">
              <w:r w:rsidRPr="0058198C">
                <w:rPr>
                  <w:color w:val="000000"/>
                </w:rPr>
                <w:t>nbinom2(log)</w:t>
              </w:r>
            </w:ins>
          </w:p>
        </w:tc>
      </w:tr>
      <w:tr w:rsidR="00D7409E" w:rsidRPr="0058198C" w14:paraId="3455C638" w14:textId="77777777" w:rsidTr="00A531A0">
        <w:trPr>
          <w:trHeight w:val="576"/>
          <w:jc w:val="center"/>
          <w:ins w:id="757" w:author="Prouty, Cody S." w:date="2022-05-31T09:51:00Z"/>
          <w:trPrChange w:id="758" w:author="Prouty, Cody S." w:date="2022-05-31T09:54:00Z">
            <w:trPr>
              <w:trHeight w:val="576"/>
              <w:jc w:val="center"/>
            </w:trPr>
          </w:trPrChange>
        </w:trPr>
        <w:tc>
          <w:tcPr>
            <w:tcW w:w="533" w:type="dxa"/>
            <w:tcBorders>
              <w:top w:val="nil"/>
              <w:bottom w:val="nil"/>
            </w:tcBorders>
            <w:vAlign w:val="bottom"/>
            <w:tcPrChange w:id="759" w:author="Prouty, Cody S." w:date="2022-05-31T09:54:00Z">
              <w:tcPr>
                <w:tcW w:w="534" w:type="dxa"/>
                <w:vAlign w:val="bottom"/>
              </w:tcPr>
            </w:tcPrChange>
          </w:tcPr>
          <w:p w14:paraId="48E315B3" w14:textId="77777777" w:rsidR="00D7409E" w:rsidRDefault="00D7409E" w:rsidP="000163E4">
            <w:pPr>
              <w:spacing w:line="276" w:lineRule="auto"/>
              <w:jc w:val="center"/>
              <w:rPr>
                <w:ins w:id="760" w:author="Prouty, Cody S." w:date="2022-05-31T09:51:00Z"/>
              </w:rPr>
            </w:pPr>
            <w:ins w:id="761" w:author="Prouty, Cody S." w:date="2022-05-31T09:51:00Z">
              <w:r>
                <w:t>13</w:t>
              </w:r>
            </w:ins>
          </w:p>
        </w:tc>
        <w:tc>
          <w:tcPr>
            <w:tcW w:w="2400" w:type="dxa"/>
            <w:tcBorders>
              <w:top w:val="nil"/>
              <w:bottom w:val="nil"/>
            </w:tcBorders>
            <w:vAlign w:val="center"/>
            <w:tcPrChange w:id="762" w:author="Prouty, Cody S." w:date="2022-05-31T09:54:00Z">
              <w:tcPr>
                <w:tcW w:w="2400" w:type="dxa"/>
                <w:vAlign w:val="center"/>
              </w:tcPr>
            </w:tcPrChange>
          </w:tcPr>
          <w:p w14:paraId="4AC44061" w14:textId="77777777" w:rsidR="00D7409E" w:rsidRDefault="00D7409E" w:rsidP="000163E4">
            <w:pPr>
              <w:spacing w:line="276" w:lineRule="auto"/>
              <w:jc w:val="center"/>
              <w:rPr>
                <w:ins w:id="763" w:author="Prouty, Cody S." w:date="2022-05-31T09:51:00Z"/>
              </w:rPr>
            </w:pPr>
            <w:ins w:id="764" w:author="Prouty, Cody S." w:date="2022-05-31T09:51:00Z">
              <w:r>
                <w:t>A+A</w:t>
              </w:r>
              <w:r>
                <w:rPr>
                  <w:vertAlign w:val="superscript"/>
                </w:rPr>
                <w:t xml:space="preserve">2 </w:t>
              </w:r>
              <w:r>
                <w:t>+</w:t>
              </w:r>
              <w:proofErr w:type="gramStart"/>
              <w:r>
                <w:t>off(</w:t>
              </w:r>
              <w:proofErr w:type="gramEnd"/>
              <w:r>
                <w:t>TB)+R</w:t>
              </w:r>
            </w:ins>
          </w:p>
        </w:tc>
        <w:tc>
          <w:tcPr>
            <w:tcW w:w="1097" w:type="dxa"/>
            <w:tcBorders>
              <w:top w:val="nil"/>
              <w:bottom w:val="nil"/>
            </w:tcBorders>
            <w:vAlign w:val="center"/>
            <w:tcPrChange w:id="765" w:author="Prouty, Cody S." w:date="2022-05-31T09:54:00Z">
              <w:tcPr>
                <w:tcW w:w="1097" w:type="dxa"/>
                <w:vAlign w:val="center"/>
              </w:tcPr>
            </w:tcPrChange>
          </w:tcPr>
          <w:p w14:paraId="65E6A699" w14:textId="77777777" w:rsidR="00D7409E" w:rsidRDefault="00D7409E" w:rsidP="000163E4">
            <w:pPr>
              <w:spacing w:line="276" w:lineRule="auto"/>
              <w:jc w:val="center"/>
              <w:rPr>
                <w:ins w:id="766" w:author="Prouty, Cody S." w:date="2022-05-31T09:51:00Z"/>
              </w:rPr>
            </w:pPr>
            <w:ins w:id="767" w:author="Prouty, Cody S." w:date="2022-05-31T09:51:00Z">
              <w:r>
                <w:t>A | H</w:t>
              </w:r>
            </w:ins>
          </w:p>
        </w:tc>
        <w:tc>
          <w:tcPr>
            <w:tcW w:w="599" w:type="dxa"/>
            <w:tcBorders>
              <w:top w:val="nil"/>
              <w:bottom w:val="nil"/>
            </w:tcBorders>
            <w:vAlign w:val="bottom"/>
            <w:tcPrChange w:id="768" w:author="Prouty, Cody S." w:date="2022-05-31T09:54:00Z">
              <w:tcPr>
                <w:tcW w:w="602" w:type="dxa"/>
                <w:vAlign w:val="bottom"/>
              </w:tcPr>
            </w:tcPrChange>
          </w:tcPr>
          <w:p w14:paraId="5C9221DC" w14:textId="77777777" w:rsidR="00D7409E" w:rsidRPr="0058198C" w:rsidRDefault="00D7409E" w:rsidP="000163E4">
            <w:pPr>
              <w:spacing w:line="276" w:lineRule="auto"/>
              <w:jc w:val="center"/>
              <w:rPr>
                <w:ins w:id="769" w:author="Prouty, Cody S." w:date="2022-05-31T09:51:00Z"/>
              </w:rPr>
            </w:pPr>
            <w:ins w:id="770" w:author="Prouty, Cody S." w:date="2022-05-31T09:51:00Z">
              <w:r w:rsidRPr="0058198C">
                <w:rPr>
                  <w:color w:val="000000"/>
                </w:rPr>
                <w:t>7</w:t>
              </w:r>
            </w:ins>
          </w:p>
        </w:tc>
        <w:tc>
          <w:tcPr>
            <w:tcW w:w="950" w:type="dxa"/>
            <w:tcBorders>
              <w:top w:val="nil"/>
              <w:bottom w:val="nil"/>
            </w:tcBorders>
            <w:vAlign w:val="bottom"/>
            <w:tcPrChange w:id="771" w:author="Prouty, Cody S." w:date="2022-05-31T09:54:00Z">
              <w:tcPr>
                <w:tcW w:w="954" w:type="dxa"/>
                <w:vAlign w:val="bottom"/>
              </w:tcPr>
            </w:tcPrChange>
          </w:tcPr>
          <w:p w14:paraId="6D29CC70" w14:textId="77777777" w:rsidR="00D7409E" w:rsidRPr="0058198C" w:rsidRDefault="00D7409E" w:rsidP="000163E4">
            <w:pPr>
              <w:spacing w:line="276" w:lineRule="auto"/>
              <w:jc w:val="center"/>
              <w:rPr>
                <w:ins w:id="772" w:author="Prouty, Cody S." w:date="2022-05-31T09:51:00Z"/>
              </w:rPr>
            </w:pPr>
            <w:ins w:id="773" w:author="Prouty, Cody S." w:date="2022-05-31T09:51:00Z">
              <w:r w:rsidRPr="0058198C">
                <w:rPr>
                  <w:color w:val="000000"/>
                </w:rPr>
                <w:t>712.2</w:t>
              </w:r>
            </w:ins>
          </w:p>
        </w:tc>
        <w:tc>
          <w:tcPr>
            <w:tcW w:w="876" w:type="dxa"/>
            <w:tcBorders>
              <w:top w:val="nil"/>
              <w:bottom w:val="nil"/>
            </w:tcBorders>
            <w:vAlign w:val="bottom"/>
            <w:tcPrChange w:id="774" w:author="Prouty, Cody S." w:date="2022-05-31T09:54:00Z">
              <w:tcPr>
                <w:tcW w:w="876" w:type="dxa"/>
                <w:vAlign w:val="bottom"/>
              </w:tcPr>
            </w:tcPrChange>
          </w:tcPr>
          <w:p w14:paraId="7794C485" w14:textId="77777777" w:rsidR="00D7409E" w:rsidRPr="0058198C" w:rsidRDefault="00D7409E" w:rsidP="000163E4">
            <w:pPr>
              <w:spacing w:line="276" w:lineRule="auto"/>
              <w:jc w:val="center"/>
              <w:rPr>
                <w:ins w:id="775" w:author="Prouty, Cody S." w:date="2022-05-31T09:51:00Z"/>
              </w:rPr>
            </w:pPr>
            <w:ins w:id="776" w:author="Prouty, Cody S." w:date="2022-05-31T09:51:00Z">
              <w:r w:rsidRPr="0058198C">
                <w:rPr>
                  <w:color w:val="000000"/>
                </w:rPr>
                <w:t>16.94</w:t>
              </w:r>
            </w:ins>
          </w:p>
        </w:tc>
        <w:tc>
          <w:tcPr>
            <w:tcW w:w="912" w:type="dxa"/>
            <w:tcBorders>
              <w:top w:val="nil"/>
              <w:bottom w:val="nil"/>
            </w:tcBorders>
            <w:vAlign w:val="bottom"/>
            <w:tcPrChange w:id="777" w:author="Prouty, Cody S." w:date="2022-05-31T09:54:00Z">
              <w:tcPr>
                <w:tcW w:w="912" w:type="dxa"/>
                <w:vAlign w:val="bottom"/>
              </w:tcPr>
            </w:tcPrChange>
          </w:tcPr>
          <w:p w14:paraId="21440872" w14:textId="77777777" w:rsidR="00D7409E" w:rsidRPr="0058198C" w:rsidRDefault="00D7409E" w:rsidP="000163E4">
            <w:pPr>
              <w:spacing w:line="276" w:lineRule="auto"/>
              <w:jc w:val="center"/>
              <w:rPr>
                <w:ins w:id="778" w:author="Prouty, Cody S." w:date="2022-05-31T09:51:00Z"/>
              </w:rPr>
            </w:pPr>
            <w:ins w:id="779" w:author="Prouty, Cody S." w:date="2022-05-31T09:51:00Z">
              <w:r w:rsidRPr="0058198C">
                <w:rPr>
                  <w:color w:val="000000"/>
                </w:rPr>
                <w:t>0.000</w:t>
              </w:r>
            </w:ins>
          </w:p>
        </w:tc>
        <w:tc>
          <w:tcPr>
            <w:tcW w:w="1936" w:type="dxa"/>
            <w:tcBorders>
              <w:top w:val="nil"/>
              <w:bottom w:val="nil"/>
            </w:tcBorders>
            <w:vAlign w:val="bottom"/>
            <w:tcPrChange w:id="780" w:author="Prouty, Cody S." w:date="2022-05-31T09:54:00Z">
              <w:tcPr>
                <w:tcW w:w="4240" w:type="dxa"/>
                <w:vAlign w:val="bottom"/>
              </w:tcPr>
            </w:tcPrChange>
          </w:tcPr>
          <w:p w14:paraId="4A04C711" w14:textId="77777777" w:rsidR="00D7409E" w:rsidRPr="0058198C" w:rsidRDefault="00D7409E" w:rsidP="000163E4">
            <w:pPr>
              <w:spacing w:line="276" w:lineRule="auto"/>
              <w:jc w:val="center"/>
              <w:rPr>
                <w:ins w:id="781" w:author="Prouty, Cody S." w:date="2022-05-31T09:51:00Z"/>
                <w:color w:val="000000"/>
              </w:rPr>
            </w:pPr>
            <w:ins w:id="782" w:author="Prouty, Cody S." w:date="2022-05-31T09:51:00Z">
              <w:r w:rsidRPr="0058198C">
                <w:rPr>
                  <w:color w:val="000000"/>
                </w:rPr>
                <w:t>nbinom2(log)</w:t>
              </w:r>
            </w:ins>
          </w:p>
        </w:tc>
      </w:tr>
      <w:tr w:rsidR="00D7409E" w:rsidRPr="0058198C" w14:paraId="03372E2D" w14:textId="77777777" w:rsidTr="00A531A0">
        <w:trPr>
          <w:trHeight w:val="693"/>
          <w:jc w:val="center"/>
          <w:ins w:id="783" w:author="Prouty, Cody S." w:date="2022-05-31T09:51:00Z"/>
          <w:trPrChange w:id="784" w:author="Prouty, Cody S." w:date="2022-05-31T09:54:00Z">
            <w:trPr>
              <w:trHeight w:val="576"/>
              <w:jc w:val="center"/>
            </w:trPr>
          </w:trPrChange>
        </w:trPr>
        <w:tc>
          <w:tcPr>
            <w:tcW w:w="533" w:type="dxa"/>
            <w:tcBorders>
              <w:top w:val="nil"/>
              <w:bottom w:val="nil"/>
            </w:tcBorders>
            <w:vAlign w:val="bottom"/>
            <w:tcPrChange w:id="785" w:author="Prouty, Cody S." w:date="2022-05-31T09:54:00Z">
              <w:tcPr>
                <w:tcW w:w="534" w:type="dxa"/>
                <w:vAlign w:val="bottom"/>
              </w:tcPr>
            </w:tcPrChange>
          </w:tcPr>
          <w:p w14:paraId="59A23386" w14:textId="77777777" w:rsidR="00D7409E" w:rsidRDefault="00D7409E" w:rsidP="000163E4">
            <w:pPr>
              <w:spacing w:line="276" w:lineRule="auto"/>
              <w:jc w:val="center"/>
              <w:rPr>
                <w:ins w:id="786" w:author="Prouty, Cody S." w:date="2022-05-31T09:51:00Z"/>
              </w:rPr>
            </w:pPr>
            <w:ins w:id="787" w:author="Prouty, Cody S." w:date="2022-05-31T09:51:00Z">
              <w:r>
                <w:t>14</w:t>
              </w:r>
            </w:ins>
          </w:p>
        </w:tc>
        <w:tc>
          <w:tcPr>
            <w:tcW w:w="2400" w:type="dxa"/>
            <w:tcBorders>
              <w:top w:val="nil"/>
              <w:bottom w:val="nil"/>
            </w:tcBorders>
            <w:vAlign w:val="center"/>
            <w:tcPrChange w:id="788" w:author="Prouty, Cody S." w:date="2022-05-31T09:54:00Z">
              <w:tcPr>
                <w:tcW w:w="2400" w:type="dxa"/>
                <w:vAlign w:val="center"/>
              </w:tcPr>
            </w:tcPrChange>
          </w:tcPr>
          <w:p w14:paraId="3E9F8C13" w14:textId="77777777" w:rsidR="00D7409E" w:rsidRDefault="00D7409E" w:rsidP="000163E4">
            <w:pPr>
              <w:spacing w:line="276" w:lineRule="auto"/>
              <w:jc w:val="center"/>
              <w:rPr>
                <w:ins w:id="789" w:author="Prouty, Cody S." w:date="2022-05-31T09:51:00Z"/>
              </w:rPr>
            </w:pPr>
            <w:ins w:id="790" w:author="Prouty, Cody S." w:date="2022-05-31T09:51:00Z">
              <w:r>
                <w:t>A+A</w:t>
              </w:r>
              <w:r>
                <w:rPr>
                  <w:vertAlign w:val="superscript"/>
                </w:rPr>
                <w:t xml:space="preserve">2 </w:t>
              </w:r>
              <w:r>
                <w:t>+</w:t>
              </w:r>
              <w:proofErr w:type="gramStart"/>
              <w:r>
                <w:t>off(</w:t>
              </w:r>
              <w:proofErr w:type="gramEnd"/>
              <w:r>
                <w:t>TB)+</w:t>
              </w:r>
              <w:proofErr w:type="spellStart"/>
              <w:r>
                <w:t>R+Rd</w:t>
              </w:r>
              <w:proofErr w:type="spellEnd"/>
            </w:ins>
          </w:p>
        </w:tc>
        <w:tc>
          <w:tcPr>
            <w:tcW w:w="1097" w:type="dxa"/>
            <w:tcBorders>
              <w:top w:val="nil"/>
              <w:bottom w:val="nil"/>
            </w:tcBorders>
            <w:vAlign w:val="center"/>
            <w:tcPrChange w:id="791" w:author="Prouty, Cody S." w:date="2022-05-31T09:54:00Z">
              <w:tcPr>
                <w:tcW w:w="1097" w:type="dxa"/>
                <w:vAlign w:val="center"/>
              </w:tcPr>
            </w:tcPrChange>
          </w:tcPr>
          <w:p w14:paraId="09CD7A11" w14:textId="77777777" w:rsidR="00D7409E" w:rsidRDefault="00D7409E" w:rsidP="000163E4">
            <w:pPr>
              <w:spacing w:line="276" w:lineRule="auto"/>
              <w:jc w:val="center"/>
              <w:rPr>
                <w:ins w:id="792" w:author="Prouty, Cody S." w:date="2022-05-31T09:51:00Z"/>
              </w:rPr>
            </w:pPr>
            <w:ins w:id="793" w:author="Prouty, Cody S." w:date="2022-05-31T09:51:00Z">
              <w:r>
                <w:t>A | H</w:t>
              </w:r>
            </w:ins>
          </w:p>
        </w:tc>
        <w:tc>
          <w:tcPr>
            <w:tcW w:w="599" w:type="dxa"/>
            <w:tcBorders>
              <w:top w:val="nil"/>
              <w:bottom w:val="nil"/>
            </w:tcBorders>
            <w:vAlign w:val="bottom"/>
            <w:tcPrChange w:id="794" w:author="Prouty, Cody S." w:date="2022-05-31T09:54:00Z">
              <w:tcPr>
                <w:tcW w:w="602" w:type="dxa"/>
                <w:vAlign w:val="bottom"/>
              </w:tcPr>
            </w:tcPrChange>
          </w:tcPr>
          <w:p w14:paraId="2AD08464" w14:textId="77777777" w:rsidR="00D7409E" w:rsidRPr="0058198C" w:rsidRDefault="00D7409E" w:rsidP="000163E4">
            <w:pPr>
              <w:spacing w:line="276" w:lineRule="auto"/>
              <w:jc w:val="center"/>
              <w:rPr>
                <w:ins w:id="795" w:author="Prouty, Cody S." w:date="2022-05-31T09:51:00Z"/>
              </w:rPr>
            </w:pPr>
            <w:ins w:id="796" w:author="Prouty, Cody S." w:date="2022-05-31T09:51:00Z">
              <w:r w:rsidRPr="0058198C">
                <w:rPr>
                  <w:color w:val="000000"/>
                </w:rPr>
                <w:t>8</w:t>
              </w:r>
            </w:ins>
          </w:p>
        </w:tc>
        <w:tc>
          <w:tcPr>
            <w:tcW w:w="950" w:type="dxa"/>
            <w:tcBorders>
              <w:top w:val="nil"/>
              <w:bottom w:val="nil"/>
            </w:tcBorders>
            <w:vAlign w:val="bottom"/>
            <w:tcPrChange w:id="797" w:author="Prouty, Cody S." w:date="2022-05-31T09:54:00Z">
              <w:tcPr>
                <w:tcW w:w="954" w:type="dxa"/>
                <w:vAlign w:val="bottom"/>
              </w:tcPr>
            </w:tcPrChange>
          </w:tcPr>
          <w:p w14:paraId="1C73BC3C" w14:textId="77777777" w:rsidR="00D7409E" w:rsidRPr="0058198C" w:rsidRDefault="00D7409E" w:rsidP="000163E4">
            <w:pPr>
              <w:spacing w:line="276" w:lineRule="auto"/>
              <w:jc w:val="center"/>
              <w:rPr>
                <w:ins w:id="798" w:author="Prouty, Cody S." w:date="2022-05-31T09:51:00Z"/>
              </w:rPr>
            </w:pPr>
            <w:ins w:id="799" w:author="Prouty, Cody S." w:date="2022-05-31T09:51:00Z">
              <w:r w:rsidRPr="0058198C">
                <w:rPr>
                  <w:color w:val="000000"/>
                </w:rPr>
                <w:t>713.4</w:t>
              </w:r>
            </w:ins>
          </w:p>
        </w:tc>
        <w:tc>
          <w:tcPr>
            <w:tcW w:w="876" w:type="dxa"/>
            <w:tcBorders>
              <w:top w:val="nil"/>
              <w:bottom w:val="nil"/>
            </w:tcBorders>
            <w:vAlign w:val="bottom"/>
            <w:tcPrChange w:id="800" w:author="Prouty, Cody S." w:date="2022-05-31T09:54:00Z">
              <w:tcPr>
                <w:tcW w:w="876" w:type="dxa"/>
                <w:vAlign w:val="bottom"/>
              </w:tcPr>
            </w:tcPrChange>
          </w:tcPr>
          <w:p w14:paraId="1F08FD5A" w14:textId="77777777" w:rsidR="00D7409E" w:rsidRPr="0058198C" w:rsidRDefault="00D7409E" w:rsidP="000163E4">
            <w:pPr>
              <w:spacing w:line="276" w:lineRule="auto"/>
              <w:jc w:val="center"/>
              <w:rPr>
                <w:ins w:id="801" w:author="Prouty, Cody S." w:date="2022-05-31T09:51:00Z"/>
              </w:rPr>
            </w:pPr>
            <w:ins w:id="802" w:author="Prouty, Cody S." w:date="2022-05-31T09:51:00Z">
              <w:r w:rsidRPr="0058198C">
                <w:rPr>
                  <w:color w:val="000000"/>
                </w:rPr>
                <w:t>18.22</w:t>
              </w:r>
            </w:ins>
          </w:p>
        </w:tc>
        <w:tc>
          <w:tcPr>
            <w:tcW w:w="912" w:type="dxa"/>
            <w:tcBorders>
              <w:top w:val="nil"/>
              <w:bottom w:val="nil"/>
            </w:tcBorders>
            <w:vAlign w:val="bottom"/>
            <w:tcPrChange w:id="803" w:author="Prouty, Cody S." w:date="2022-05-31T09:54:00Z">
              <w:tcPr>
                <w:tcW w:w="912" w:type="dxa"/>
                <w:vAlign w:val="bottom"/>
              </w:tcPr>
            </w:tcPrChange>
          </w:tcPr>
          <w:p w14:paraId="36EC17F9" w14:textId="77777777" w:rsidR="00D7409E" w:rsidRPr="0058198C" w:rsidRDefault="00D7409E" w:rsidP="000163E4">
            <w:pPr>
              <w:spacing w:line="276" w:lineRule="auto"/>
              <w:jc w:val="center"/>
              <w:rPr>
                <w:ins w:id="804" w:author="Prouty, Cody S." w:date="2022-05-31T09:51:00Z"/>
              </w:rPr>
            </w:pPr>
            <w:ins w:id="805" w:author="Prouty, Cody S." w:date="2022-05-31T09:51:00Z">
              <w:r w:rsidRPr="0058198C">
                <w:rPr>
                  <w:color w:val="000000"/>
                </w:rPr>
                <w:t>0.000</w:t>
              </w:r>
            </w:ins>
          </w:p>
        </w:tc>
        <w:tc>
          <w:tcPr>
            <w:tcW w:w="1936" w:type="dxa"/>
            <w:tcBorders>
              <w:top w:val="nil"/>
              <w:bottom w:val="nil"/>
            </w:tcBorders>
            <w:vAlign w:val="bottom"/>
            <w:tcPrChange w:id="806" w:author="Prouty, Cody S." w:date="2022-05-31T09:54:00Z">
              <w:tcPr>
                <w:tcW w:w="4240" w:type="dxa"/>
                <w:vAlign w:val="bottom"/>
              </w:tcPr>
            </w:tcPrChange>
          </w:tcPr>
          <w:p w14:paraId="1A6080BA" w14:textId="77777777" w:rsidR="00D7409E" w:rsidRPr="0058198C" w:rsidRDefault="00D7409E" w:rsidP="000163E4">
            <w:pPr>
              <w:spacing w:line="276" w:lineRule="auto"/>
              <w:jc w:val="center"/>
              <w:rPr>
                <w:ins w:id="807" w:author="Prouty, Cody S." w:date="2022-05-31T09:51:00Z"/>
                <w:color w:val="000000"/>
              </w:rPr>
            </w:pPr>
            <w:ins w:id="808" w:author="Prouty, Cody S." w:date="2022-05-31T09:51:00Z">
              <w:r w:rsidRPr="0058198C">
                <w:rPr>
                  <w:color w:val="000000"/>
                </w:rPr>
                <w:t>nbinom2(log)</w:t>
              </w:r>
            </w:ins>
          </w:p>
        </w:tc>
      </w:tr>
      <w:tr w:rsidR="00D7409E" w:rsidRPr="0058198C" w14:paraId="0887550E" w14:textId="77777777" w:rsidTr="00A531A0">
        <w:trPr>
          <w:trHeight w:val="576"/>
          <w:jc w:val="center"/>
          <w:ins w:id="809" w:author="Prouty, Cody S." w:date="2022-05-31T09:51:00Z"/>
          <w:trPrChange w:id="810" w:author="Prouty, Cody S." w:date="2022-05-31T09:54:00Z">
            <w:trPr>
              <w:trHeight w:val="576"/>
              <w:jc w:val="center"/>
            </w:trPr>
          </w:trPrChange>
        </w:trPr>
        <w:tc>
          <w:tcPr>
            <w:tcW w:w="533" w:type="dxa"/>
            <w:tcBorders>
              <w:top w:val="nil"/>
              <w:bottom w:val="nil"/>
            </w:tcBorders>
            <w:vAlign w:val="bottom"/>
            <w:tcPrChange w:id="811" w:author="Prouty, Cody S." w:date="2022-05-31T09:54:00Z">
              <w:tcPr>
                <w:tcW w:w="534" w:type="dxa"/>
                <w:vAlign w:val="bottom"/>
              </w:tcPr>
            </w:tcPrChange>
          </w:tcPr>
          <w:p w14:paraId="76F31636" w14:textId="77777777" w:rsidR="00D7409E" w:rsidRDefault="00D7409E" w:rsidP="000163E4">
            <w:pPr>
              <w:spacing w:line="276" w:lineRule="auto"/>
              <w:jc w:val="center"/>
              <w:rPr>
                <w:ins w:id="812" w:author="Prouty, Cody S." w:date="2022-05-31T09:51:00Z"/>
              </w:rPr>
            </w:pPr>
            <w:ins w:id="813" w:author="Prouty, Cody S." w:date="2022-05-31T09:51:00Z">
              <w:r>
                <w:t>15</w:t>
              </w:r>
            </w:ins>
          </w:p>
        </w:tc>
        <w:tc>
          <w:tcPr>
            <w:tcW w:w="2400" w:type="dxa"/>
            <w:tcBorders>
              <w:top w:val="nil"/>
              <w:bottom w:val="nil"/>
            </w:tcBorders>
            <w:vAlign w:val="center"/>
            <w:tcPrChange w:id="814" w:author="Prouty, Cody S." w:date="2022-05-31T09:54:00Z">
              <w:tcPr>
                <w:tcW w:w="2400" w:type="dxa"/>
                <w:vAlign w:val="center"/>
              </w:tcPr>
            </w:tcPrChange>
          </w:tcPr>
          <w:p w14:paraId="66A819B7" w14:textId="77777777" w:rsidR="00D7409E" w:rsidRDefault="00D7409E" w:rsidP="000163E4">
            <w:pPr>
              <w:spacing w:line="276" w:lineRule="auto"/>
              <w:jc w:val="center"/>
              <w:rPr>
                <w:ins w:id="815" w:author="Prouty, Cody S." w:date="2022-05-31T09:51:00Z"/>
              </w:rPr>
            </w:pPr>
            <w:ins w:id="816" w:author="Prouty, Cody S." w:date="2022-05-31T09:51:00Z">
              <w:r>
                <w:t>A+A</w:t>
              </w:r>
              <w:r>
                <w:rPr>
                  <w:vertAlign w:val="superscript"/>
                </w:rPr>
                <w:t xml:space="preserve">2 </w:t>
              </w:r>
              <w:r>
                <w:t>+</w:t>
              </w:r>
              <w:proofErr w:type="gramStart"/>
              <w:r>
                <w:t>off(</w:t>
              </w:r>
              <w:proofErr w:type="gramEnd"/>
              <w:r>
                <w:t>TB)+Rd</w:t>
              </w:r>
            </w:ins>
          </w:p>
        </w:tc>
        <w:tc>
          <w:tcPr>
            <w:tcW w:w="1097" w:type="dxa"/>
            <w:tcBorders>
              <w:top w:val="nil"/>
              <w:bottom w:val="nil"/>
            </w:tcBorders>
            <w:vAlign w:val="center"/>
            <w:tcPrChange w:id="817" w:author="Prouty, Cody S." w:date="2022-05-31T09:54:00Z">
              <w:tcPr>
                <w:tcW w:w="1097" w:type="dxa"/>
                <w:vAlign w:val="center"/>
              </w:tcPr>
            </w:tcPrChange>
          </w:tcPr>
          <w:p w14:paraId="59EF7B3D" w14:textId="77777777" w:rsidR="00D7409E" w:rsidRDefault="00D7409E" w:rsidP="000163E4">
            <w:pPr>
              <w:spacing w:line="276" w:lineRule="auto"/>
              <w:jc w:val="center"/>
              <w:rPr>
                <w:ins w:id="818" w:author="Prouty, Cody S." w:date="2022-05-31T09:51:00Z"/>
              </w:rPr>
            </w:pPr>
            <w:ins w:id="819" w:author="Prouty, Cody S." w:date="2022-05-31T09:51:00Z">
              <w:r>
                <w:t>A | H</w:t>
              </w:r>
            </w:ins>
          </w:p>
        </w:tc>
        <w:tc>
          <w:tcPr>
            <w:tcW w:w="599" w:type="dxa"/>
            <w:tcBorders>
              <w:top w:val="nil"/>
              <w:bottom w:val="nil"/>
            </w:tcBorders>
            <w:vAlign w:val="bottom"/>
            <w:tcPrChange w:id="820" w:author="Prouty, Cody S." w:date="2022-05-31T09:54:00Z">
              <w:tcPr>
                <w:tcW w:w="602" w:type="dxa"/>
                <w:vAlign w:val="bottom"/>
              </w:tcPr>
            </w:tcPrChange>
          </w:tcPr>
          <w:p w14:paraId="5357B35E" w14:textId="77777777" w:rsidR="00D7409E" w:rsidRPr="0058198C" w:rsidRDefault="00D7409E" w:rsidP="000163E4">
            <w:pPr>
              <w:spacing w:line="276" w:lineRule="auto"/>
              <w:jc w:val="center"/>
              <w:rPr>
                <w:ins w:id="821" w:author="Prouty, Cody S." w:date="2022-05-31T09:51:00Z"/>
              </w:rPr>
            </w:pPr>
            <w:ins w:id="822" w:author="Prouty, Cody S." w:date="2022-05-31T09:51:00Z">
              <w:r w:rsidRPr="0058198C">
                <w:rPr>
                  <w:color w:val="000000"/>
                </w:rPr>
                <w:t>7</w:t>
              </w:r>
            </w:ins>
          </w:p>
        </w:tc>
        <w:tc>
          <w:tcPr>
            <w:tcW w:w="950" w:type="dxa"/>
            <w:tcBorders>
              <w:top w:val="nil"/>
              <w:bottom w:val="nil"/>
            </w:tcBorders>
            <w:vAlign w:val="bottom"/>
            <w:tcPrChange w:id="823" w:author="Prouty, Cody S." w:date="2022-05-31T09:54:00Z">
              <w:tcPr>
                <w:tcW w:w="954" w:type="dxa"/>
                <w:vAlign w:val="bottom"/>
              </w:tcPr>
            </w:tcPrChange>
          </w:tcPr>
          <w:p w14:paraId="6688FFAD" w14:textId="77777777" w:rsidR="00D7409E" w:rsidRPr="0058198C" w:rsidRDefault="00D7409E" w:rsidP="000163E4">
            <w:pPr>
              <w:spacing w:line="276" w:lineRule="auto"/>
              <w:jc w:val="center"/>
              <w:rPr>
                <w:ins w:id="824" w:author="Prouty, Cody S." w:date="2022-05-31T09:51:00Z"/>
              </w:rPr>
            </w:pPr>
            <w:ins w:id="825" w:author="Prouty, Cody S." w:date="2022-05-31T09:51:00Z">
              <w:r w:rsidRPr="0058198C">
                <w:rPr>
                  <w:color w:val="000000"/>
                </w:rPr>
                <w:t>715.3</w:t>
              </w:r>
            </w:ins>
          </w:p>
        </w:tc>
        <w:tc>
          <w:tcPr>
            <w:tcW w:w="876" w:type="dxa"/>
            <w:tcBorders>
              <w:top w:val="nil"/>
              <w:bottom w:val="nil"/>
            </w:tcBorders>
            <w:vAlign w:val="bottom"/>
            <w:tcPrChange w:id="826" w:author="Prouty, Cody S." w:date="2022-05-31T09:54:00Z">
              <w:tcPr>
                <w:tcW w:w="876" w:type="dxa"/>
                <w:vAlign w:val="bottom"/>
              </w:tcPr>
            </w:tcPrChange>
          </w:tcPr>
          <w:p w14:paraId="30C58A95" w14:textId="77777777" w:rsidR="00D7409E" w:rsidRPr="0058198C" w:rsidRDefault="00D7409E" w:rsidP="000163E4">
            <w:pPr>
              <w:spacing w:line="276" w:lineRule="auto"/>
              <w:jc w:val="center"/>
              <w:rPr>
                <w:ins w:id="827" w:author="Prouty, Cody S." w:date="2022-05-31T09:51:00Z"/>
              </w:rPr>
            </w:pPr>
            <w:ins w:id="828" w:author="Prouty, Cody S." w:date="2022-05-31T09:51:00Z">
              <w:r w:rsidRPr="0058198C">
                <w:rPr>
                  <w:color w:val="000000"/>
                </w:rPr>
                <w:t>20.05</w:t>
              </w:r>
            </w:ins>
          </w:p>
        </w:tc>
        <w:tc>
          <w:tcPr>
            <w:tcW w:w="912" w:type="dxa"/>
            <w:tcBorders>
              <w:top w:val="nil"/>
              <w:bottom w:val="nil"/>
            </w:tcBorders>
            <w:vAlign w:val="bottom"/>
            <w:tcPrChange w:id="829" w:author="Prouty, Cody S." w:date="2022-05-31T09:54:00Z">
              <w:tcPr>
                <w:tcW w:w="912" w:type="dxa"/>
                <w:vAlign w:val="bottom"/>
              </w:tcPr>
            </w:tcPrChange>
          </w:tcPr>
          <w:p w14:paraId="25623DD6" w14:textId="77777777" w:rsidR="00D7409E" w:rsidRPr="0058198C" w:rsidRDefault="00D7409E" w:rsidP="000163E4">
            <w:pPr>
              <w:spacing w:line="276" w:lineRule="auto"/>
              <w:jc w:val="center"/>
              <w:rPr>
                <w:ins w:id="830" w:author="Prouty, Cody S." w:date="2022-05-31T09:51:00Z"/>
              </w:rPr>
            </w:pPr>
            <w:ins w:id="831" w:author="Prouty, Cody S." w:date="2022-05-31T09:51:00Z">
              <w:r w:rsidRPr="0058198C">
                <w:rPr>
                  <w:color w:val="000000"/>
                </w:rPr>
                <w:t>0.000</w:t>
              </w:r>
            </w:ins>
          </w:p>
        </w:tc>
        <w:tc>
          <w:tcPr>
            <w:tcW w:w="1936" w:type="dxa"/>
            <w:tcBorders>
              <w:top w:val="nil"/>
              <w:bottom w:val="nil"/>
            </w:tcBorders>
            <w:vAlign w:val="bottom"/>
            <w:tcPrChange w:id="832" w:author="Prouty, Cody S." w:date="2022-05-31T09:54:00Z">
              <w:tcPr>
                <w:tcW w:w="4240" w:type="dxa"/>
                <w:vAlign w:val="bottom"/>
              </w:tcPr>
            </w:tcPrChange>
          </w:tcPr>
          <w:p w14:paraId="44EB0E10" w14:textId="77777777" w:rsidR="00D7409E" w:rsidRPr="0058198C" w:rsidRDefault="00D7409E" w:rsidP="000163E4">
            <w:pPr>
              <w:spacing w:line="276" w:lineRule="auto"/>
              <w:jc w:val="center"/>
              <w:rPr>
                <w:ins w:id="833" w:author="Prouty, Cody S." w:date="2022-05-31T09:51:00Z"/>
                <w:color w:val="000000"/>
              </w:rPr>
            </w:pPr>
            <w:ins w:id="834" w:author="Prouty, Cody S." w:date="2022-05-31T09:51:00Z">
              <w:r w:rsidRPr="0058198C">
                <w:rPr>
                  <w:color w:val="000000"/>
                </w:rPr>
                <w:t>nbinom2(log)</w:t>
              </w:r>
            </w:ins>
          </w:p>
        </w:tc>
      </w:tr>
      <w:tr w:rsidR="00D7409E" w:rsidRPr="0058198C" w14:paraId="30562791" w14:textId="77777777" w:rsidTr="00A531A0">
        <w:trPr>
          <w:trHeight w:val="576"/>
          <w:jc w:val="center"/>
          <w:ins w:id="835" w:author="Prouty, Cody S." w:date="2022-05-31T09:51:00Z"/>
          <w:trPrChange w:id="836" w:author="Prouty, Cody S." w:date="2022-05-31T09:54:00Z">
            <w:trPr>
              <w:trHeight w:val="576"/>
              <w:jc w:val="center"/>
            </w:trPr>
          </w:trPrChange>
        </w:trPr>
        <w:tc>
          <w:tcPr>
            <w:tcW w:w="533" w:type="dxa"/>
            <w:tcBorders>
              <w:top w:val="nil"/>
              <w:bottom w:val="nil"/>
            </w:tcBorders>
            <w:vAlign w:val="bottom"/>
            <w:tcPrChange w:id="837" w:author="Prouty, Cody S." w:date="2022-05-31T09:54:00Z">
              <w:tcPr>
                <w:tcW w:w="534" w:type="dxa"/>
                <w:vAlign w:val="bottom"/>
              </w:tcPr>
            </w:tcPrChange>
          </w:tcPr>
          <w:p w14:paraId="4AD6BA60" w14:textId="77777777" w:rsidR="00D7409E" w:rsidRDefault="00D7409E" w:rsidP="000163E4">
            <w:pPr>
              <w:spacing w:line="276" w:lineRule="auto"/>
              <w:jc w:val="center"/>
              <w:rPr>
                <w:ins w:id="838" w:author="Prouty, Cody S." w:date="2022-05-31T09:51:00Z"/>
              </w:rPr>
            </w:pPr>
            <w:ins w:id="839" w:author="Prouty, Cody S." w:date="2022-05-31T09:51:00Z">
              <w:r>
                <w:t>16</w:t>
              </w:r>
            </w:ins>
          </w:p>
        </w:tc>
        <w:tc>
          <w:tcPr>
            <w:tcW w:w="2400" w:type="dxa"/>
            <w:tcBorders>
              <w:top w:val="nil"/>
              <w:bottom w:val="nil"/>
            </w:tcBorders>
            <w:vAlign w:val="center"/>
            <w:tcPrChange w:id="840" w:author="Prouty, Cody S." w:date="2022-05-31T09:54:00Z">
              <w:tcPr>
                <w:tcW w:w="2400" w:type="dxa"/>
                <w:vAlign w:val="center"/>
              </w:tcPr>
            </w:tcPrChange>
          </w:tcPr>
          <w:p w14:paraId="2AB8C8DF" w14:textId="77777777" w:rsidR="00D7409E" w:rsidRDefault="00D7409E" w:rsidP="000163E4">
            <w:pPr>
              <w:spacing w:line="276" w:lineRule="auto"/>
              <w:jc w:val="center"/>
              <w:rPr>
                <w:ins w:id="841" w:author="Prouty, Cody S." w:date="2022-05-31T09:51:00Z"/>
              </w:rPr>
            </w:pPr>
            <w:ins w:id="842" w:author="Prouty, Cody S." w:date="2022-05-31T09:51:00Z">
              <w:r>
                <w:t>A+A</w:t>
              </w:r>
              <w:r>
                <w:rPr>
                  <w:vertAlign w:val="superscript"/>
                </w:rPr>
                <w:t xml:space="preserve">2 </w:t>
              </w:r>
            </w:ins>
          </w:p>
        </w:tc>
        <w:tc>
          <w:tcPr>
            <w:tcW w:w="1097" w:type="dxa"/>
            <w:tcBorders>
              <w:top w:val="nil"/>
              <w:bottom w:val="nil"/>
            </w:tcBorders>
            <w:vAlign w:val="center"/>
            <w:tcPrChange w:id="843" w:author="Prouty, Cody S." w:date="2022-05-31T09:54:00Z">
              <w:tcPr>
                <w:tcW w:w="1097" w:type="dxa"/>
                <w:vAlign w:val="center"/>
              </w:tcPr>
            </w:tcPrChange>
          </w:tcPr>
          <w:p w14:paraId="0DFEDE3E" w14:textId="77777777" w:rsidR="00D7409E" w:rsidRDefault="00D7409E" w:rsidP="000163E4">
            <w:pPr>
              <w:spacing w:line="276" w:lineRule="auto"/>
              <w:jc w:val="center"/>
              <w:rPr>
                <w:ins w:id="844" w:author="Prouty, Cody S." w:date="2022-05-31T09:51:00Z"/>
              </w:rPr>
            </w:pPr>
            <w:ins w:id="845" w:author="Prouty, Cody S." w:date="2022-05-31T09:51:00Z">
              <w:r>
                <w:t>A | H</w:t>
              </w:r>
            </w:ins>
          </w:p>
        </w:tc>
        <w:tc>
          <w:tcPr>
            <w:tcW w:w="599" w:type="dxa"/>
            <w:tcBorders>
              <w:top w:val="nil"/>
              <w:bottom w:val="nil"/>
            </w:tcBorders>
            <w:vAlign w:val="bottom"/>
            <w:tcPrChange w:id="846" w:author="Prouty, Cody S." w:date="2022-05-31T09:54:00Z">
              <w:tcPr>
                <w:tcW w:w="602" w:type="dxa"/>
                <w:vAlign w:val="bottom"/>
              </w:tcPr>
            </w:tcPrChange>
          </w:tcPr>
          <w:p w14:paraId="05A0B217" w14:textId="77777777" w:rsidR="00D7409E" w:rsidRPr="0058198C" w:rsidRDefault="00D7409E" w:rsidP="000163E4">
            <w:pPr>
              <w:spacing w:line="276" w:lineRule="auto"/>
              <w:jc w:val="center"/>
              <w:rPr>
                <w:ins w:id="847" w:author="Prouty, Cody S." w:date="2022-05-31T09:51:00Z"/>
              </w:rPr>
            </w:pPr>
            <w:ins w:id="848" w:author="Prouty, Cody S." w:date="2022-05-31T09:51:00Z">
              <w:r w:rsidRPr="0058198C">
                <w:rPr>
                  <w:color w:val="000000"/>
                </w:rPr>
                <w:t>6</w:t>
              </w:r>
            </w:ins>
          </w:p>
        </w:tc>
        <w:tc>
          <w:tcPr>
            <w:tcW w:w="950" w:type="dxa"/>
            <w:tcBorders>
              <w:top w:val="nil"/>
              <w:bottom w:val="nil"/>
            </w:tcBorders>
            <w:vAlign w:val="bottom"/>
            <w:tcPrChange w:id="849" w:author="Prouty, Cody S." w:date="2022-05-31T09:54:00Z">
              <w:tcPr>
                <w:tcW w:w="954" w:type="dxa"/>
                <w:vAlign w:val="bottom"/>
              </w:tcPr>
            </w:tcPrChange>
          </w:tcPr>
          <w:p w14:paraId="00DCCD5D" w14:textId="77777777" w:rsidR="00D7409E" w:rsidRPr="0058198C" w:rsidRDefault="00D7409E" w:rsidP="000163E4">
            <w:pPr>
              <w:spacing w:line="276" w:lineRule="auto"/>
              <w:jc w:val="center"/>
              <w:rPr>
                <w:ins w:id="850" w:author="Prouty, Cody S." w:date="2022-05-31T09:51:00Z"/>
              </w:rPr>
            </w:pPr>
            <w:ins w:id="851" w:author="Prouty, Cody S." w:date="2022-05-31T09:51:00Z">
              <w:r w:rsidRPr="0058198C">
                <w:rPr>
                  <w:color w:val="000000"/>
                </w:rPr>
                <w:t>717.5</w:t>
              </w:r>
            </w:ins>
          </w:p>
        </w:tc>
        <w:tc>
          <w:tcPr>
            <w:tcW w:w="876" w:type="dxa"/>
            <w:tcBorders>
              <w:top w:val="nil"/>
              <w:bottom w:val="nil"/>
            </w:tcBorders>
            <w:vAlign w:val="bottom"/>
            <w:tcPrChange w:id="852" w:author="Prouty, Cody S." w:date="2022-05-31T09:54:00Z">
              <w:tcPr>
                <w:tcW w:w="876" w:type="dxa"/>
                <w:vAlign w:val="bottom"/>
              </w:tcPr>
            </w:tcPrChange>
          </w:tcPr>
          <w:p w14:paraId="31BF1452" w14:textId="77777777" w:rsidR="00D7409E" w:rsidRPr="0058198C" w:rsidRDefault="00D7409E" w:rsidP="000163E4">
            <w:pPr>
              <w:spacing w:line="276" w:lineRule="auto"/>
              <w:jc w:val="center"/>
              <w:rPr>
                <w:ins w:id="853" w:author="Prouty, Cody S." w:date="2022-05-31T09:51:00Z"/>
              </w:rPr>
            </w:pPr>
            <w:ins w:id="854" w:author="Prouty, Cody S." w:date="2022-05-31T09:51:00Z">
              <w:r w:rsidRPr="0058198C">
                <w:rPr>
                  <w:color w:val="000000"/>
                </w:rPr>
                <w:t>22.30</w:t>
              </w:r>
            </w:ins>
          </w:p>
        </w:tc>
        <w:tc>
          <w:tcPr>
            <w:tcW w:w="912" w:type="dxa"/>
            <w:tcBorders>
              <w:top w:val="nil"/>
              <w:bottom w:val="nil"/>
            </w:tcBorders>
            <w:vAlign w:val="bottom"/>
            <w:tcPrChange w:id="855" w:author="Prouty, Cody S." w:date="2022-05-31T09:54:00Z">
              <w:tcPr>
                <w:tcW w:w="912" w:type="dxa"/>
                <w:vAlign w:val="bottom"/>
              </w:tcPr>
            </w:tcPrChange>
          </w:tcPr>
          <w:p w14:paraId="0A7B55BA" w14:textId="77777777" w:rsidR="00D7409E" w:rsidRPr="0058198C" w:rsidRDefault="00D7409E" w:rsidP="000163E4">
            <w:pPr>
              <w:spacing w:line="276" w:lineRule="auto"/>
              <w:jc w:val="center"/>
              <w:rPr>
                <w:ins w:id="856" w:author="Prouty, Cody S." w:date="2022-05-31T09:51:00Z"/>
              </w:rPr>
            </w:pPr>
            <w:ins w:id="857" w:author="Prouty, Cody S." w:date="2022-05-31T09:51:00Z">
              <w:r w:rsidRPr="0058198C">
                <w:rPr>
                  <w:color w:val="000000"/>
                </w:rPr>
                <w:t>0.000</w:t>
              </w:r>
            </w:ins>
          </w:p>
        </w:tc>
        <w:tc>
          <w:tcPr>
            <w:tcW w:w="1936" w:type="dxa"/>
            <w:tcBorders>
              <w:top w:val="nil"/>
              <w:bottom w:val="nil"/>
            </w:tcBorders>
            <w:vAlign w:val="bottom"/>
            <w:tcPrChange w:id="858" w:author="Prouty, Cody S." w:date="2022-05-31T09:54:00Z">
              <w:tcPr>
                <w:tcW w:w="4240" w:type="dxa"/>
                <w:vAlign w:val="bottom"/>
              </w:tcPr>
            </w:tcPrChange>
          </w:tcPr>
          <w:p w14:paraId="38946792" w14:textId="77777777" w:rsidR="00D7409E" w:rsidRPr="0058198C" w:rsidRDefault="00D7409E" w:rsidP="000163E4">
            <w:pPr>
              <w:spacing w:line="276" w:lineRule="auto"/>
              <w:jc w:val="center"/>
              <w:rPr>
                <w:ins w:id="859" w:author="Prouty, Cody S." w:date="2022-05-31T09:51:00Z"/>
                <w:color w:val="000000"/>
              </w:rPr>
            </w:pPr>
            <w:ins w:id="860" w:author="Prouty, Cody S." w:date="2022-05-31T09:51:00Z">
              <w:r w:rsidRPr="0058198C">
                <w:rPr>
                  <w:color w:val="000000"/>
                </w:rPr>
                <w:t>nbinom2(log)</w:t>
              </w:r>
            </w:ins>
          </w:p>
        </w:tc>
      </w:tr>
      <w:tr w:rsidR="00D7409E" w:rsidRPr="0058198C" w14:paraId="66CF317E" w14:textId="77777777" w:rsidTr="00A531A0">
        <w:trPr>
          <w:trHeight w:val="576"/>
          <w:jc w:val="center"/>
          <w:ins w:id="861" w:author="Prouty, Cody S." w:date="2022-05-31T09:51:00Z"/>
          <w:trPrChange w:id="862" w:author="Prouty, Cody S." w:date="2022-05-31T09:54:00Z">
            <w:trPr>
              <w:trHeight w:val="576"/>
              <w:jc w:val="center"/>
            </w:trPr>
          </w:trPrChange>
        </w:trPr>
        <w:tc>
          <w:tcPr>
            <w:tcW w:w="533" w:type="dxa"/>
            <w:tcBorders>
              <w:top w:val="nil"/>
              <w:bottom w:val="nil"/>
            </w:tcBorders>
            <w:vAlign w:val="bottom"/>
            <w:tcPrChange w:id="863" w:author="Prouty, Cody S." w:date="2022-05-31T09:54:00Z">
              <w:tcPr>
                <w:tcW w:w="534" w:type="dxa"/>
                <w:vAlign w:val="bottom"/>
              </w:tcPr>
            </w:tcPrChange>
          </w:tcPr>
          <w:p w14:paraId="7438A776" w14:textId="77777777" w:rsidR="00D7409E" w:rsidRDefault="00D7409E" w:rsidP="000163E4">
            <w:pPr>
              <w:spacing w:line="276" w:lineRule="auto"/>
              <w:jc w:val="center"/>
              <w:rPr>
                <w:ins w:id="864" w:author="Prouty, Cody S." w:date="2022-05-31T09:51:00Z"/>
              </w:rPr>
            </w:pPr>
            <w:ins w:id="865" w:author="Prouty, Cody S." w:date="2022-05-31T09:51:00Z">
              <w:r>
                <w:t>17</w:t>
              </w:r>
            </w:ins>
          </w:p>
        </w:tc>
        <w:tc>
          <w:tcPr>
            <w:tcW w:w="2400" w:type="dxa"/>
            <w:tcBorders>
              <w:top w:val="nil"/>
              <w:bottom w:val="nil"/>
            </w:tcBorders>
            <w:vAlign w:val="center"/>
            <w:tcPrChange w:id="866" w:author="Prouty, Cody S." w:date="2022-05-31T09:54:00Z">
              <w:tcPr>
                <w:tcW w:w="2400" w:type="dxa"/>
                <w:vAlign w:val="center"/>
              </w:tcPr>
            </w:tcPrChange>
          </w:tcPr>
          <w:p w14:paraId="3C7D4624" w14:textId="77777777" w:rsidR="00D7409E" w:rsidRDefault="00D7409E" w:rsidP="000163E4">
            <w:pPr>
              <w:spacing w:line="276" w:lineRule="auto"/>
              <w:jc w:val="center"/>
              <w:rPr>
                <w:ins w:id="867" w:author="Prouty, Cody S." w:date="2022-05-31T09:51:00Z"/>
              </w:rPr>
            </w:pPr>
            <w:ins w:id="868" w:author="Prouty, Cody S." w:date="2022-05-31T09:51:00Z">
              <w:r>
                <w:t>A+A</w:t>
              </w:r>
              <w:r>
                <w:rPr>
                  <w:vertAlign w:val="superscript"/>
                </w:rPr>
                <w:t xml:space="preserve">2 </w:t>
              </w:r>
              <w:r>
                <w:t>+</w:t>
              </w:r>
              <w:proofErr w:type="gramStart"/>
              <w:r>
                <w:t>off(</w:t>
              </w:r>
              <w:proofErr w:type="gramEnd"/>
              <w:r>
                <w:t>TB)</w:t>
              </w:r>
            </w:ins>
          </w:p>
        </w:tc>
        <w:tc>
          <w:tcPr>
            <w:tcW w:w="1097" w:type="dxa"/>
            <w:tcBorders>
              <w:top w:val="nil"/>
              <w:bottom w:val="nil"/>
            </w:tcBorders>
            <w:vAlign w:val="center"/>
            <w:tcPrChange w:id="869" w:author="Prouty, Cody S." w:date="2022-05-31T09:54:00Z">
              <w:tcPr>
                <w:tcW w:w="1097" w:type="dxa"/>
                <w:vAlign w:val="center"/>
              </w:tcPr>
            </w:tcPrChange>
          </w:tcPr>
          <w:p w14:paraId="2CF898B0" w14:textId="77777777" w:rsidR="00D7409E" w:rsidRDefault="00D7409E" w:rsidP="000163E4">
            <w:pPr>
              <w:spacing w:line="276" w:lineRule="auto"/>
              <w:jc w:val="center"/>
              <w:rPr>
                <w:ins w:id="870" w:author="Prouty, Cody S." w:date="2022-05-31T09:51:00Z"/>
              </w:rPr>
            </w:pPr>
            <w:ins w:id="871" w:author="Prouty, Cody S." w:date="2022-05-31T09:51:00Z">
              <w:r>
                <w:t>A | H</w:t>
              </w:r>
            </w:ins>
          </w:p>
        </w:tc>
        <w:tc>
          <w:tcPr>
            <w:tcW w:w="599" w:type="dxa"/>
            <w:tcBorders>
              <w:top w:val="nil"/>
              <w:bottom w:val="nil"/>
            </w:tcBorders>
            <w:vAlign w:val="bottom"/>
            <w:tcPrChange w:id="872" w:author="Prouty, Cody S." w:date="2022-05-31T09:54:00Z">
              <w:tcPr>
                <w:tcW w:w="602" w:type="dxa"/>
                <w:vAlign w:val="bottom"/>
              </w:tcPr>
            </w:tcPrChange>
          </w:tcPr>
          <w:p w14:paraId="580667F6" w14:textId="77777777" w:rsidR="00D7409E" w:rsidRPr="0058198C" w:rsidRDefault="00D7409E" w:rsidP="000163E4">
            <w:pPr>
              <w:spacing w:line="276" w:lineRule="auto"/>
              <w:jc w:val="center"/>
              <w:rPr>
                <w:ins w:id="873" w:author="Prouty, Cody S." w:date="2022-05-31T09:51:00Z"/>
              </w:rPr>
            </w:pPr>
            <w:ins w:id="874" w:author="Prouty, Cody S." w:date="2022-05-31T09:51:00Z">
              <w:r w:rsidRPr="0058198C">
                <w:rPr>
                  <w:color w:val="000000"/>
                </w:rPr>
                <w:t>6</w:t>
              </w:r>
            </w:ins>
          </w:p>
        </w:tc>
        <w:tc>
          <w:tcPr>
            <w:tcW w:w="950" w:type="dxa"/>
            <w:tcBorders>
              <w:top w:val="nil"/>
              <w:bottom w:val="nil"/>
            </w:tcBorders>
            <w:vAlign w:val="bottom"/>
            <w:tcPrChange w:id="875" w:author="Prouty, Cody S." w:date="2022-05-31T09:54:00Z">
              <w:tcPr>
                <w:tcW w:w="954" w:type="dxa"/>
                <w:vAlign w:val="bottom"/>
              </w:tcPr>
            </w:tcPrChange>
          </w:tcPr>
          <w:p w14:paraId="08CF21E9" w14:textId="77777777" w:rsidR="00D7409E" w:rsidRPr="0058198C" w:rsidRDefault="00D7409E" w:rsidP="000163E4">
            <w:pPr>
              <w:spacing w:line="276" w:lineRule="auto"/>
              <w:jc w:val="center"/>
              <w:rPr>
                <w:ins w:id="876" w:author="Prouty, Cody S." w:date="2022-05-31T09:51:00Z"/>
              </w:rPr>
            </w:pPr>
            <w:ins w:id="877" w:author="Prouty, Cody S." w:date="2022-05-31T09:51:00Z">
              <w:r w:rsidRPr="0058198C">
                <w:rPr>
                  <w:color w:val="000000"/>
                </w:rPr>
                <w:t>720.7</w:t>
              </w:r>
            </w:ins>
          </w:p>
        </w:tc>
        <w:tc>
          <w:tcPr>
            <w:tcW w:w="876" w:type="dxa"/>
            <w:tcBorders>
              <w:top w:val="nil"/>
              <w:bottom w:val="nil"/>
            </w:tcBorders>
            <w:vAlign w:val="bottom"/>
            <w:tcPrChange w:id="878" w:author="Prouty, Cody S." w:date="2022-05-31T09:54:00Z">
              <w:tcPr>
                <w:tcW w:w="876" w:type="dxa"/>
                <w:vAlign w:val="bottom"/>
              </w:tcPr>
            </w:tcPrChange>
          </w:tcPr>
          <w:p w14:paraId="0D549D72" w14:textId="77777777" w:rsidR="00D7409E" w:rsidRPr="0058198C" w:rsidRDefault="00D7409E" w:rsidP="000163E4">
            <w:pPr>
              <w:spacing w:line="276" w:lineRule="auto"/>
              <w:jc w:val="center"/>
              <w:rPr>
                <w:ins w:id="879" w:author="Prouty, Cody S." w:date="2022-05-31T09:51:00Z"/>
              </w:rPr>
            </w:pPr>
            <w:ins w:id="880" w:author="Prouty, Cody S." w:date="2022-05-31T09:51:00Z">
              <w:r w:rsidRPr="0058198C">
                <w:rPr>
                  <w:color w:val="000000"/>
                </w:rPr>
                <w:t>25.45</w:t>
              </w:r>
            </w:ins>
          </w:p>
        </w:tc>
        <w:tc>
          <w:tcPr>
            <w:tcW w:w="912" w:type="dxa"/>
            <w:tcBorders>
              <w:top w:val="nil"/>
              <w:bottom w:val="nil"/>
            </w:tcBorders>
            <w:vAlign w:val="bottom"/>
            <w:tcPrChange w:id="881" w:author="Prouty, Cody S." w:date="2022-05-31T09:54:00Z">
              <w:tcPr>
                <w:tcW w:w="912" w:type="dxa"/>
                <w:vAlign w:val="bottom"/>
              </w:tcPr>
            </w:tcPrChange>
          </w:tcPr>
          <w:p w14:paraId="0228E1EE" w14:textId="77777777" w:rsidR="00D7409E" w:rsidRPr="0058198C" w:rsidRDefault="00D7409E" w:rsidP="000163E4">
            <w:pPr>
              <w:spacing w:line="276" w:lineRule="auto"/>
              <w:jc w:val="center"/>
              <w:rPr>
                <w:ins w:id="882" w:author="Prouty, Cody S." w:date="2022-05-31T09:51:00Z"/>
              </w:rPr>
            </w:pPr>
            <w:ins w:id="883" w:author="Prouty, Cody S." w:date="2022-05-31T09:51:00Z">
              <w:r w:rsidRPr="0058198C">
                <w:rPr>
                  <w:color w:val="000000"/>
                </w:rPr>
                <w:t>0.000</w:t>
              </w:r>
            </w:ins>
          </w:p>
        </w:tc>
        <w:tc>
          <w:tcPr>
            <w:tcW w:w="1936" w:type="dxa"/>
            <w:tcBorders>
              <w:top w:val="nil"/>
              <w:bottom w:val="nil"/>
            </w:tcBorders>
            <w:vAlign w:val="bottom"/>
            <w:tcPrChange w:id="884" w:author="Prouty, Cody S." w:date="2022-05-31T09:54:00Z">
              <w:tcPr>
                <w:tcW w:w="4240" w:type="dxa"/>
                <w:vAlign w:val="bottom"/>
              </w:tcPr>
            </w:tcPrChange>
          </w:tcPr>
          <w:p w14:paraId="75700DD2" w14:textId="77777777" w:rsidR="00D7409E" w:rsidRPr="0058198C" w:rsidRDefault="00D7409E" w:rsidP="000163E4">
            <w:pPr>
              <w:spacing w:line="276" w:lineRule="auto"/>
              <w:jc w:val="center"/>
              <w:rPr>
                <w:ins w:id="885" w:author="Prouty, Cody S." w:date="2022-05-31T09:51:00Z"/>
                <w:color w:val="000000"/>
              </w:rPr>
            </w:pPr>
            <w:ins w:id="886" w:author="Prouty, Cody S." w:date="2022-05-31T09:51:00Z">
              <w:r w:rsidRPr="0058198C">
                <w:rPr>
                  <w:color w:val="000000"/>
                </w:rPr>
                <w:t>nbinom2(log)</w:t>
              </w:r>
            </w:ins>
          </w:p>
        </w:tc>
      </w:tr>
      <w:tr w:rsidR="00D7409E" w:rsidRPr="0058198C" w14:paraId="3364260A" w14:textId="77777777" w:rsidTr="00A531A0">
        <w:trPr>
          <w:trHeight w:val="576"/>
          <w:jc w:val="center"/>
          <w:ins w:id="887" w:author="Prouty, Cody S." w:date="2022-05-31T09:51:00Z"/>
          <w:trPrChange w:id="888" w:author="Prouty, Cody S." w:date="2022-05-31T09:54:00Z">
            <w:trPr>
              <w:trHeight w:val="576"/>
              <w:jc w:val="center"/>
            </w:trPr>
          </w:trPrChange>
        </w:trPr>
        <w:tc>
          <w:tcPr>
            <w:tcW w:w="533" w:type="dxa"/>
            <w:tcBorders>
              <w:top w:val="nil"/>
              <w:bottom w:val="nil"/>
            </w:tcBorders>
            <w:vAlign w:val="bottom"/>
            <w:tcPrChange w:id="889" w:author="Prouty, Cody S." w:date="2022-05-31T09:54:00Z">
              <w:tcPr>
                <w:tcW w:w="534" w:type="dxa"/>
                <w:vAlign w:val="bottom"/>
              </w:tcPr>
            </w:tcPrChange>
          </w:tcPr>
          <w:p w14:paraId="35AA9773" w14:textId="77777777" w:rsidR="00D7409E" w:rsidRDefault="00D7409E" w:rsidP="000163E4">
            <w:pPr>
              <w:spacing w:line="276" w:lineRule="auto"/>
              <w:jc w:val="center"/>
              <w:rPr>
                <w:ins w:id="890" w:author="Prouty, Cody S." w:date="2022-05-31T09:51:00Z"/>
              </w:rPr>
            </w:pPr>
            <w:ins w:id="891" w:author="Prouty, Cody S." w:date="2022-05-31T09:51:00Z">
              <w:r>
                <w:t>18</w:t>
              </w:r>
            </w:ins>
          </w:p>
        </w:tc>
        <w:tc>
          <w:tcPr>
            <w:tcW w:w="2400" w:type="dxa"/>
            <w:tcBorders>
              <w:top w:val="nil"/>
              <w:bottom w:val="nil"/>
            </w:tcBorders>
            <w:vAlign w:val="center"/>
            <w:tcPrChange w:id="892" w:author="Prouty, Cody S." w:date="2022-05-31T09:54:00Z">
              <w:tcPr>
                <w:tcW w:w="2400" w:type="dxa"/>
                <w:vAlign w:val="center"/>
              </w:tcPr>
            </w:tcPrChange>
          </w:tcPr>
          <w:p w14:paraId="6C80E719" w14:textId="77777777" w:rsidR="00D7409E" w:rsidRDefault="00D7409E" w:rsidP="000163E4">
            <w:pPr>
              <w:spacing w:line="276" w:lineRule="auto"/>
              <w:jc w:val="center"/>
              <w:rPr>
                <w:ins w:id="893" w:author="Prouty, Cody S." w:date="2022-05-31T09:51:00Z"/>
              </w:rPr>
            </w:pPr>
            <w:ins w:id="894" w:author="Prouty, Cody S." w:date="2022-05-31T09:51:00Z">
              <w:r>
                <w:t>A</w:t>
              </w:r>
            </w:ins>
          </w:p>
        </w:tc>
        <w:tc>
          <w:tcPr>
            <w:tcW w:w="1097" w:type="dxa"/>
            <w:tcBorders>
              <w:top w:val="nil"/>
              <w:bottom w:val="nil"/>
            </w:tcBorders>
            <w:vAlign w:val="center"/>
            <w:tcPrChange w:id="895" w:author="Prouty, Cody S." w:date="2022-05-31T09:54:00Z">
              <w:tcPr>
                <w:tcW w:w="1097" w:type="dxa"/>
                <w:vAlign w:val="center"/>
              </w:tcPr>
            </w:tcPrChange>
          </w:tcPr>
          <w:p w14:paraId="282E9F7F" w14:textId="77777777" w:rsidR="00D7409E" w:rsidRDefault="00D7409E" w:rsidP="000163E4">
            <w:pPr>
              <w:spacing w:line="276" w:lineRule="auto"/>
              <w:jc w:val="center"/>
              <w:rPr>
                <w:ins w:id="896" w:author="Prouty, Cody S." w:date="2022-05-31T09:51:00Z"/>
              </w:rPr>
            </w:pPr>
            <w:ins w:id="897" w:author="Prouty, Cody S." w:date="2022-05-31T09:51:00Z">
              <w:r>
                <w:t>A | H</w:t>
              </w:r>
            </w:ins>
          </w:p>
        </w:tc>
        <w:tc>
          <w:tcPr>
            <w:tcW w:w="599" w:type="dxa"/>
            <w:tcBorders>
              <w:top w:val="nil"/>
              <w:bottom w:val="nil"/>
            </w:tcBorders>
            <w:vAlign w:val="bottom"/>
            <w:tcPrChange w:id="898" w:author="Prouty, Cody S." w:date="2022-05-31T09:54:00Z">
              <w:tcPr>
                <w:tcW w:w="602" w:type="dxa"/>
                <w:vAlign w:val="bottom"/>
              </w:tcPr>
            </w:tcPrChange>
          </w:tcPr>
          <w:p w14:paraId="1FA996E4" w14:textId="77777777" w:rsidR="00D7409E" w:rsidRPr="0058198C" w:rsidRDefault="00D7409E" w:rsidP="000163E4">
            <w:pPr>
              <w:spacing w:line="276" w:lineRule="auto"/>
              <w:jc w:val="center"/>
              <w:rPr>
                <w:ins w:id="899" w:author="Prouty, Cody S." w:date="2022-05-31T09:51:00Z"/>
              </w:rPr>
            </w:pPr>
            <w:ins w:id="900" w:author="Prouty, Cody S." w:date="2022-05-31T09:51:00Z">
              <w:r w:rsidRPr="0058198C">
                <w:rPr>
                  <w:color w:val="000000"/>
                </w:rPr>
                <w:t>4</w:t>
              </w:r>
            </w:ins>
          </w:p>
        </w:tc>
        <w:tc>
          <w:tcPr>
            <w:tcW w:w="950" w:type="dxa"/>
            <w:tcBorders>
              <w:top w:val="nil"/>
              <w:bottom w:val="nil"/>
            </w:tcBorders>
            <w:vAlign w:val="bottom"/>
            <w:tcPrChange w:id="901" w:author="Prouty, Cody S." w:date="2022-05-31T09:54:00Z">
              <w:tcPr>
                <w:tcW w:w="954" w:type="dxa"/>
                <w:vAlign w:val="bottom"/>
              </w:tcPr>
            </w:tcPrChange>
          </w:tcPr>
          <w:p w14:paraId="480E74CE" w14:textId="77777777" w:rsidR="00D7409E" w:rsidRPr="0058198C" w:rsidRDefault="00D7409E" w:rsidP="000163E4">
            <w:pPr>
              <w:spacing w:line="276" w:lineRule="auto"/>
              <w:jc w:val="center"/>
              <w:rPr>
                <w:ins w:id="902" w:author="Prouty, Cody S." w:date="2022-05-31T09:51:00Z"/>
              </w:rPr>
            </w:pPr>
            <w:ins w:id="903" w:author="Prouty, Cody S." w:date="2022-05-31T09:51:00Z">
              <w:r w:rsidRPr="0058198C">
                <w:rPr>
                  <w:color w:val="000000"/>
                </w:rPr>
                <w:t>774.1</w:t>
              </w:r>
            </w:ins>
          </w:p>
        </w:tc>
        <w:tc>
          <w:tcPr>
            <w:tcW w:w="876" w:type="dxa"/>
            <w:tcBorders>
              <w:top w:val="nil"/>
              <w:bottom w:val="nil"/>
            </w:tcBorders>
            <w:vAlign w:val="bottom"/>
            <w:tcPrChange w:id="904" w:author="Prouty, Cody S." w:date="2022-05-31T09:54:00Z">
              <w:tcPr>
                <w:tcW w:w="876" w:type="dxa"/>
                <w:vAlign w:val="bottom"/>
              </w:tcPr>
            </w:tcPrChange>
          </w:tcPr>
          <w:p w14:paraId="6DA3E3B7" w14:textId="77777777" w:rsidR="00D7409E" w:rsidRPr="0058198C" w:rsidRDefault="00D7409E" w:rsidP="000163E4">
            <w:pPr>
              <w:spacing w:line="276" w:lineRule="auto"/>
              <w:jc w:val="center"/>
              <w:rPr>
                <w:ins w:id="905" w:author="Prouty, Cody S." w:date="2022-05-31T09:51:00Z"/>
              </w:rPr>
            </w:pPr>
            <w:ins w:id="906" w:author="Prouty, Cody S." w:date="2022-05-31T09:51:00Z">
              <w:r w:rsidRPr="0058198C">
                <w:rPr>
                  <w:color w:val="000000"/>
                </w:rPr>
                <w:t>78.92</w:t>
              </w:r>
            </w:ins>
          </w:p>
        </w:tc>
        <w:tc>
          <w:tcPr>
            <w:tcW w:w="912" w:type="dxa"/>
            <w:tcBorders>
              <w:top w:val="nil"/>
              <w:bottom w:val="nil"/>
            </w:tcBorders>
            <w:vAlign w:val="bottom"/>
            <w:tcPrChange w:id="907" w:author="Prouty, Cody S." w:date="2022-05-31T09:54:00Z">
              <w:tcPr>
                <w:tcW w:w="912" w:type="dxa"/>
                <w:vAlign w:val="bottom"/>
              </w:tcPr>
            </w:tcPrChange>
          </w:tcPr>
          <w:p w14:paraId="4363DE5D" w14:textId="77777777" w:rsidR="00D7409E" w:rsidRPr="0058198C" w:rsidRDefault="00D7409E" w:rsidP="000163E4">
            <w:pPr>
              <w:spacing w:line="276" w:lineRule="auto"/>
              <w:jc w:val="center"/>
              <w:rPr>
                <w:ins w:id="908" w:author="Prouty, Cody S." w:date="2022-05-31T09:51:00Z"/>
              </w:rPr>
            </w:pPr>
            <w:ins w:id="909" w:author="Prouty, Cody S." w:date="2022-05-31T09:51:00Z">
              <w:r w:rsidRPr="0058198C">
                <w:rPr>
                  <w:color w:val="000000"/>
                </w:rPr>
                <w:t>0.000</w:t>
              </w:r>
            </w:ins>
          </w:p>
        </w:tc>
        <w:tc>
          <w:tcPr>
            <w:tcW w:w="1936" w:type="dxa"/>
            <w:tcBorders>
              <w:top w:val="nil"/>
              <w:bottom w:val="nil"/>
            </w:tcBorders>
            <w:vAlign w:val="bottom"/>
            <w:tcPrChange w:id="910" w:author="Prouty, Cody S." w:date="2022-05-31T09:54:00Z">
              <w:tcPr>
                <w:tcW w:w="4240" w:type="dxa"/>
                <w:vAlign w:val="bottom"/>
              </w:tcPr>
            </w:tcPrChange>
          </w:tcPr>
          <w:p w14:paraId="69566B6D" w14:textId="77777777" w:rsidR="00D7409E" w:rsidRPr="0058198C" w:rsidRDefault="00D7409E" w:rsidP="000163E4">
            <w:pPr>
              <w:spacing w:line="276" w:lineRule="auto"/>
              <w:jc w:val="center"/>
              <w:rPr>
                <w:ins w:id="911" w:author="Prouty, Cody S." w:date="2022-05-31T09:51:00Z"/>
                <w:color w:val="000000"/>
              </w:rPr>
            </w:pPr>
            <w:proofErr w:type="spellStart"/>
            <w:ins w:id="912" w:author="Prouty, Cody S." w:date="2022-05-31T09:51:00Z">
              <w:r w:rsidRPr="0058198C">
                <w:rPr>
                  <w:color w:val="000000"/>
                </w:rPr>
                <w:t>poisson</w:t>
              </w:r>
              <w:proofErr w:type="spellEnd"/>
              <w:r w:rsidRPr="0058198C">
                <w:rPr>
                  <w:color w:val="000000"/>
                </w:rPr>
                <w:t>(log)</w:t>
              </w:r>
            </w:ins>
          </w:p>
        </w:tc>
      </w:tr>
      <w:tr w:rsidR="00D7409E" w:rsidRPr="0058198C" w14:paraId="30D07B45" w14:textId="77777777" w:rsidTr="00A531A0">
        <w:trPr>
          <w:trHeight w:val="576"/>
          <w:jc w:val="center"/>
          <w:ins w:id="913" w:author="Prouty, Cody S." w:date="2022-05-31T09:51:00Z"/>
          <w:trPrChange w:id="914" w:author="Prouty, Cody S." w:date="2022-05-31T09:54:00Z">
            <w:trPr>
              <w:trHeight w:val="576"/>
              <w:jc w:val="center"/>
            </w:trPr>
          </w:trPrChange>
        </w:trPr>
        <w:tc>
          <w:tcPr>
            <w:tcW w:w="533" w:type="dxa"/>
            <w:tcBorders>
              <w:top w:val="nil"/>
              <w:bottom w:val="nil"/>
            </w:tcBorders>
            <w:vAlign w:val="bottom"/>
            <w:tcPrChange w:id="915" w:author="Prouty, Cody S." w:date="2022-05-31T09:54:00Z">
              <w:tcPr>
                <w:tcW w:w="534" w:type="dxa"/>
                <w:vAlign w:val="bottom"/>
              </w:tcPr>
            </w:tcPrChange>
          </w:tcPr>
          <w:p w14:paraId="241427A0" w14:textId="77777777" w:rsidR="00D7409E" w:rsidRDefault="00D7409E" w:rsidP="000163E4">
            <w:pPr>
              <w:spacing w:line="276" w:lineRule="auto"/>
              <w:jc w:val="center"/>
              <w:rPr>
                <w:ins w:id="916" w:author="Prouty, Cody S." w:date="2022-05-31T09:51:00Z"/>
              </w:rPr>
            </w:pPr>
            <w:ins w:id="917" w:author="Prouty, Cody S." w:date="2022-05-31T09:51:00Z">
              <w:r>
                <w:t>19</w:t>
              </w:r>
            </w:ins>
          </w:p>
        </w:tc>
        <w:tc>
          <w:tcPr>
            <w:tcW w:w="2400" w:type="dxa"/>
            <w:tcBorders>
              <w:top w:val="nil"/>
              <w:bottom w:val="nil"/>
            </w:tcBorders>
            <w:vAlign w:val="center"/>
            <w:tcPrChange w:id="918" w:author="Prouty, Cody S." w:date="2022-05-31T09:54:00Z">
              <w:tcPr>
                <w:tcW w:w="2400" w:type="dxa"/>
                <w:vAlign w:val="center"/>
              </w:tcPr>
            </w:tcPrChange>
          </w:tcPr>
          <w:p w14:paraId="3440DE5F" w14:textId="77777777" w:rsidR="00D7409E" w:rsidRDefault="00D7409E" w:rsidP="000163E4">
            <w:pPr>
              <w:spacing w:line="276" w:lineRule="auto"/>
              <w:jc w:val="center"/>
              <w:rPr>
                <w:ins w:id="919" w:author="Prouty, Cody S." w:date="2022-05-31T09:51:00Z"/>
              </w:rPr>
            </w:pPr>
            <w:ins w:id="920" w:author="Prouty, Cody S." w:date="2022-05-31T09:51:00Z">
              <w:r>
                <w:t>A</w:t>
              </w:r>
            </w:ins>
          </w:p>
        </w:tc>
        <w:tc>
          <w:tcPr>
            <w:tcW w:w="1097" w:type="dxa"/>
            <w:tcBorders>
              <w:top w:val="nil"/>
              <w:bottom w:val="nil"/>
            </w:tcBorders>
            <w:vAlign w:val="center"/>
            <w:tcPrChange w:id="921" w:author="Prouty, Cody S." w:date="2022-05-31T09:54:00Z">
              <w:tcPr>
                <w:tcW w:w="1097" w:type="dxa"/>
                <w:vAlign w:val="center"/>
              </w:tcPr>
            </w:tcPrChange>
          </w:tcPr>
          <w:p w14:paraId="379FB3A9" w14:textId="77777777" w:rsidR="00D7409E" w:rsidRDefault="00D7409E" w:rsidP="000163E4">
            <w:pPr>
              <w:spacing w:line="276" w:lineRule="auto"/>
              <w:jc w:val="center"/>
              <w:rPr>
                <w:ins w:id="922" w:author="Prouty, Cody S." w:date="2022-05-31T09:51:00Z"/>
              </w:rPr>
            </w:pPr>
            <w:ins w:id="923" w:author="Prouty, Cody S." w:date="2022-05-31T09:51:00Z">
              <w:r>
                <w:t>NA</w:t>
              </w:r>
            </w:ins>
          </w:p>
        </w:tc>
        <w:tc>
          <w:tcPr>
            <w:tcW w:w="599" w:type="dxa"/>
            <w:tcBorders>
              <w:top w:val="nil"/>
              <w:bottom w:val="nil"/>
            </w:tcBorders>
            <w:vAlign w:val="bottom"/>
            <w:tcPrChange w:id="924" w:author="Prouty, Cody S." w:date="2022-05-31T09:54:00Z">
              <w:tcPr>
                <w:tcW w:w="602" w:type="dxa"/>
                <w:vAlign w:val="bottom"/>
              </w:tcPr>
            </w:tcPrChange>
          </w:tcPr>
          <w:p w14:paraId="04BC295F" w14:textId="77777777" w:rsidR="00D7409E" w:rsidRPr="0058198C" w:rsidRDefault="00D7409E" w:rsidP="000163E4">
            <w:pPr>
              <w:spacing w:line="276" w:lineRule="auto"/>
              <w:jc w:val="center"/>
              <w:rPr>
                <w:ins w:id="925" w:author="Prouty, Cody S." w:date="2022-05-31T09:51:00Z"/>
              </w:rPr>
            </w:pPr>
            <w:ins w:id="926" w:author="Prouty, Cody S." w:date="2022-05-31T09:51:00Z">
              <w:r w:rsidRPr="0058198C">
                <w:rPr>
                  <w:color w:val="000000"/>
                </w:rPr>
                <w:t>3</w:t>
              </w:r>
            </w:ins>
          </w:p>
        </w:tc>
        <w:tc>
          <w:tcPr>
            <w:tcW w:w="950" w:type="dxa"/>
            <w:tcBorders>
              <w:top w:val="nil"/>
              <w:bottom w:val="nil"/>
            </w:tcBorders>
            <w:vAlign w:val="bottom"/>
            <w:tcPrChange w:id="927" w:author="Prouty, Cody S." w:date="2022-05-31T09:54:00Z">
              <w:tcPr>
                <w:tcW w:w="954" w:type="dxa"/>
                <w:vAlign w:val="bottom"/>
              </w:tcPr>
            </w:tcPrChange>
          </w:tcPr>
          <w:p w14:paraId="418BE639" w14:textId="77777777" w:rsidR="00D7409E" w:rsidRPr="0058198C" w:rsidRDefault="00D7409E" w:rsidP="000163E4">
            <w:pPr>
              <w:spacing w:line="276" w:lineRule="auto"/>
              <w:jc w:val="center"/>
              <w:rPr>
                <w:ins w:id="928" w:author="Prouty, Cody S." w:date="2022-05-31T09:51:00Z"/>
              </w:rPr>
            </w:pPr>
            <w:ins w:id="929" w:author="Prouty, Cody S." w:date="2022-05-31T09:51:00Z">
              <w:r w:rsidRPr="0058198C">
                <w:rPr>
                  <w:color w:val="000000"/>
                </w:rPr>
                <w:t>816.9</w:t>
              </w:r>
            </w:ins>
          </w:p>
        </w:tc>
        <w:tc>
          <w:tcPr>
            <w:tcW w:w="876" w:type="dxa"/>
            <w:tcBorders>
              <w:top w:val="nil"/>
              <w:bottom w:val="nil"/>
            </w:tcBorders>
            <w:vAlign w:val="bottom"/>
            <w:tcPrChange w:id="930" w:author="Prouty, Cody S." w:date="2022-05-31T09:54:00Z">
              <w:tcPr>
                <w:tcW w:w="876" w:type="dxa"/>
                <w:vAlign w:val="bottom"/>
              </w:tcPr>
            </w:tcPrChange>
          </w:tcPr>
          <w:p w14:paraId="2F0BE1D7" w14:textId="77777777" w:rsidR="00D7409E" w:rsidRPr="0058198C" w:rsidRDefault="00D7409E" w:rsidP="000163E4">
            <w:pPr>
              <w:spacing w:line="276" w:lineRule="auto"/>
              <w:jc w:val="center"/>
              <w:rPr>
                <w:ins w:id="931" w:author="Prouty, Cody S." w:date="2022-05-31T09:51:00Z"/>
              </w:rPr>
            </w:pPr>
            <w:ins w:id="932" w:author="Prouty, Cody S." w:date="2022-05-31T09:51:00Z">
              <w:r w:rsidRPr="0058198C">
                <w:rPr>
                  <w:color w:val="000000"/>
                </w:rPr>
                <w:t>121.67</w:t>
              </w:r>
            </w:ins>
          </w:p>
        </w:tc>
        <w:tc>
          <w:tcPr>
            <w:tcW w:w="912" w:type="dxa"/>
            <w:tcBorders>
              <w:top w:val="nil"/>
              <w:bottom w:val="nil"/>
            </w:tcBorders>
            <w:vAlign w:val="bottom"/>
            <w:tcPrChange w:id="933" w:author="Prouty, Cody S." w:date="2022-05-31T09:54:00Z">
              <w:tcPr>
                <w:tcW w:w="912" w:type="dxa"/>
                <w:vAlign w:val="bottom"/>
              </w:tcPr>
            </w:tcPrChange>
          </w:tcPr>
          <w:p w14:paraId="75E3B35E" w14:textId="77777777" w:rsidR="00D7409E" w:rsidRPr="0058198C" w:rsidRDefault="00D7409E" w:rsidP="000163E4">
            <w:pPr>
              <w:spacing w:line="276" w:lineRule="auto"/>
              <w:jc w:val="center"/>
              <w:rPr>
                <w:ins w:id="934" w:author="Prouty, Cody S." w:date="2022-05-31T09:51:00Z"/>
              </w:rPr>
            </w:pPr>
            <w:ins w:id="935" w:author="Prouty, Cody S." w:date="2022-05-31T09:51:00Z">
              <w:r w:rsidRPr="0058198C">
                <w:rPr>
                  <w:color w:val="000000"/>
                </w:rPr>
                <w:t>0.000</w:t>
              </w:r>
            </w:ins>
          </w:p>
        </w:tc>
        <w:tc>
          <w:tcPr>
            <w:tcW w:w="1936" w:type="dxa"/>
            <w:tcBorders>
              <w:top w:val="nil"/>
              <w:bottom w:val="nil"/>
            </w:tcBorders>
            <w:vAlign w:val="bottom"/>
            <w:tcPrChange w:id="936" w:author="Prouty, Cody S." w:date="2022-05-31T09:54:00Z">
              <w:tcPr>
                <w:tcW w:w="4240" w:type="dxa"/>
                <w:vAlign w:val="bottom"/>
              </w:tcPr>
            </w:tcPrChange>
          </w:tcPr>
          <w:p w14:paraId="3B651B2E" w14:textId="77777777" w:rsidR="00D7409E" w:rsidRPr="0058198C" w:rsidRDefault="00D7409E" w:rsidP="000163E4">
            <w:pPr>
              <w:spacing w:line="276" w:lineRule="auto"/>
              <w:jc w:val="center"/>
              <w:rPr>
                <w:ins w:id="937" w:author="Prouty, Cody S." w:date="2022-05-31T09:51:00Z"/>
                <w:color w:val="000000"/>
              </w:rPr>
            </w:pPr>
            <w:ins w:id="938" w:author="Prouty, Cody S." w:date="2022-05-31T09:51:00Z">
              <w:r w:rsidRPr="0058198C">
                <w:rPr>
                  <w:color w:val="000000"/>
                </w:rPr>
                <w:t>nbinom2(log)</w:t>
              </w:r>
            </w:ins>
          </w:p>
        </w:tc>
      </w:tr>
      <w:tr w:rsidR="00D7409E" w:rsidRPr="0058198C" w14:paraId="4E4F4686" w14:textId="77777777" w:rsidTr="00A531A0">
        <w:trPr>
          <w:trHeight w:val="576"/>
          <w:jc w:val="center"/>
          <w:ins w:id="939" w:author="Prouty, Cody S." w:date="2022-05-31T09:51:00Z"/>
          <w:trPrChange w:id="940" w:author="Prouty, Cody S." w:date="2022-05-31T09:54:00Z">
            <w:trPr>
              <w:trHeight w:val="576"/>
              <w:jc w:val="center"/>
            </w:trPr>
          </w:trPrChange>
        </w:trPr>
        <w:tc>
          <w:tcPr>
            <w:tcW w:w="533" w:type="dxa"/>
            <w:tcBorders>
              <w:top w:val="nil"/>
              <w:bottom w:val="nil"/>
            </w:tcBorders>
            <w:vAlign w:val="bottom"/>
            <w:tcPrChange w:id="941" w:author="Prouty, Cody S." w:date="2022-05-31T09:54:00Z">
              <w:tcPr>
                <w:tcW w:w="534" w:type="dxa"/>
                <w:vAlign w:val="bottom"/>
              </w:tcPr>
            </w:tcPrChange>
          </w:tcPr>
          <w:p w14:paraId="4915CB73" w14:textId="77777777" w:rsidR="00D7409E" w:rsidRDefault="00D7409E" w:rsidP="000163E4">
            <w:pPr>
              <w:spacing w:line="276" w:lineRule="auto"/>
              <w:jc w:val="center"/>
              <w:rPr>
                <w:ins w:id="942" w:author="Prouty, Cody S." w:date="2022-05-31T09:51:00Z"/>
              </w:rPr>
            </w:pPr>
            <w:ins w:id="943" w:author="Prouty, Cody S." w:date="2022-05-31T09:51:00Z">
              <w:r>
                <w:t>20</w:t>
              </w:r>
            </w:ins>
          </w:p>
        </w:tc>
        <w:tc>
          <w:tcPr>
            <w:tcW w:w="2400" w:type="dxa"/>
            <w:tcBorders>
              <w:top w:val="nil"/>
              <w:bottom w:val="nil"/>
            </w:tcBorders>
            <w:vAlign w:val="center"/>
            <w:tcPrChange w:id="944" w:author="Prouty, Cody S." w:date="2022-05-31T09:54:00Z">
              <w:tcPr>
                <w:tcW w:w="2400" w:type="dxa"/>
                <w:vAlign w:val="center"/>
              </w:tcPr>
            </w:tcPrChange>
          </w:tcPr>
          <w:p w14:paraId="642ADC42" w14:textId="77777777" w:rsidR="00D7409E" w:rsidRDefault="00D7409E" w:rsidP="000163E4">
            <w:pPr>
              <w:spacing w:line="276" w:lineRule="auto"/>
              <w:jc w:val="center"/>
              <w:rPr>
                <w:ins w:id="945" w:author="Prouty, Cody S." w:date="2022-05-31T09:51:00Z"/>
              </w:rPr>
            </w:pPr>
            <w:ins w:id="946" w:author="Prouty, Cody S." w:date="2022-05-31T09:51:00Z">
              <w:r>
                <w:t>1</w:t>
              </w:r>
            </w:ins>
          </w:p>
        </w:tc>
        <w:tc>
          <w:tcPr>
            <w:tcW w:w="1097" w:type="dxa"/>
            <w:tcBorders>
              <w:top w:val="nil"/>
              <w:bottom w:val="nil"/>
            </w:tcBorders>
            <w:vAlign w:val="center"/>
            <w:tcPrChange w:id="947" w:author="Prouty, Cody S." w:date="2022-05-31T09:54:00Z">
              <w:tcPr>
                <w:tcW w:w="1097" w:type="dxa"/>
                <w:vAlign w:val="center"/>
              </w:tcPr>
            </w:tcPrChange>
          </w:tcPr>
          <w:p w14:paraId="5B50B5E1" w14:textId="77777777" w:rsidR="00D7409E" w:rsidRDefault="00D7409E" w:rsidP="000163E4">
            <w:pPr>
              <w:spacing w:line="276" w:lineRule="auto"/>
              <w:jc w:val="center"/>
              <w:rPr>
                <w:ins w:id="948" w:author="Prouty, Cody S." w:date="2022-05-31T09:51:00Z"/>
              </w:rPr>
            </w:pPr>
            <w:ins w:id="949" w:author="Prouty, Cody S." w:date="2022-05-31T09:51:00Z">
              <w:r>
                <w:t>NA</w:t>
              </w:r>
            </w:ins>
          </w:p>
        </w:tc>
        <w:tc>
          <w:tcPr>
            <w:tcW w:w="599" w:type="dxa"/>
            <w:tcBorders>
              <w:top w:val="nil"/>
              <w:bottom w:val="nil"/>
            </w:tcBorders>
            <w:vAlign w:val="bottom"/>
            <w:tcPrChange w:id="950" w:author="Prouty, Cody S." w:date="2022-05-31T09:54:00Z">
              <w:tcPr>
                <w:tcW w:w="602" w:type="dxa"/>
                <w:vAlign w:val="bottom"/>
              </w:tcPr>
            </w:tcPrChange>
          </w:tcPr>
          <w:p w14:paraId="425E53C7" w14:textId="77777777" w:rsidR="00D7409E" w:rsidRPr="0058198C" w:rsidRDefault="00D7409E" w:rsidP="000163E4">
            <w:pPr>
              <w:spacing w:line="276" w:lineRule="auto"/>
              <w:jc w:val="center"/>
              <w:rPr>
                <w:ins w:id="951" w:author="Prouty, Cody S." w:date="2022-05-31T09:51:00Z"/>
              </w:rPr>
            </w:pPr>
            <w:ins w:id="952" w:author="Prouty, Cody S." w:date="2022-05-31T09:51:00Z">
              <w:r w:rsidRPr="0058198C">
                <w:rPr>
                  <w:color w:val="000000"/>
                </w:rPr>
                <w:t>2</w:t>
              </w:r>
            </w:ins>
          </w:p>
        </w:tc>
        <w:tc>
          <w:tcPr>
            <w:tcW w:w="950" w:type="dxa"/>
            <w:tcBorders>
              <w:top w:val="nil"/>
              <w:bottom w:val="nil"/>
            </w:tcBorders>
            <w:vAlign w:val="bottom"/>
            <w:tcPrChange w:id="953" w:author="Prouty, Cody S." w:date="2022-05-31T09:54:00Z">
              <w:tcPr>
                <w:tcW w:w="954" w:type="dxa"/>
                <w:vAlign w:val="bottom"/>
              </w:tcPr>
            </w:tcPrChange>
          </w:tcPr>
          <w:p w14:paraId="37C0C75E" w14:textId="77777777" w:rsidR="00D7409E" w:rsidRPr="0058198C" w:rsidRDefault="00D7409E" w:rsidP="000163E4">
            <w:pPr>
              <w:spacing w:line="276" w:lineRule="auto"/>
              <w:jc w:val="center"/>
              <w:rPr>
                <w:ins w:id="954" w:author="Prouty, Cody S." w:date="2022-05-31T09:51:00Z"/>
              </w:rPr>
            </w:pPr>
            <w:ins w:id="955" w:author="Prouty, Cody S." w:date="2022-05-31T09:51:00Z">
              <w:r w:rsidRPr="0058198C">
                <w:rPr>
                  <w:color w:val="000000"/>
                </w:rPr>
                <w:t>819.2</w:t>
              </w:r>
            </w:ins>
          </w:p>
        </w:tc>
        <w:tc>
          <w:tcPr>
            <w:tcW w:w="876" w:type="dxa"/>
            <w:tcBorders>
              <w:top w:val="nil"/>
              <w:bottom w:val="nil"/>
            </w:tcBorders>
            <w:vAlign w:val="bottom"/>
            <w:tcPrChange w:id="956" w:author="Prouty, Cody S." w:date="2022-05-31T09:54:00Z">
              <w:tcPr>
                <w:tcW w:w="876" w:type="dxa"/>
                <w:vAlign w:val="bottom"/>
              </w:tcPr>
            </w:tcPrChange>
          </w:tcPr>
          <w:p w14:paraId="79AD4553" w14:textId="77777777" w:rsidR="00D7409E" w:rsidRPr="0058198C" w:rsidRDefault="00D7409E" w:rsidP="000163E4">
            <w:pPr>
              <w:spacing w:line="276" w:lineRule="auto"/>
              <w:jc w:val="center"/>
              <w:rPr>
                <w:ins w:id="957" w:author="Prouty, Cody S." w:date="2022-05-31T09:51:00Z"/>
              </w:rPr>
            </w:pPr>
            <w:ins w:id="958" w:author="Prouty, Cody S." w:date="2022-05-31T09:51:00Z">
              <w:r w:rsidRPr="0058198C">
                <w:rPr>
                  <w:color w:val="000000"/>
                </w:rPr>
                <w:t>123.96</w:t>
              </w:r>
            </w:ins>
          </w:p>
        </w:tc>
        <w:tc>
          <w:tcPr>
            <w:tcW w:w="912" w:type="dxa"/>
            <w:tcBorders>
              <w:top w:val="nil"/>
              <w:bottom w:val="nil"/>
            </w:tcBorders>
            <w:vAlign w:val="bottom"/>
            <w:tcPrChange w:id="959" w:author="Prouty, Cody S." w:date="2022-05-31T09:54:00Z">
              <w:tcPr>
                <w:tcW w:w="912" w:type="dxa"/>
                <w:vAlign w:val="bottom"/>
              </w:tcPr>
            </w:tcPrChange>
          </w:tcPr>
          <w:p w14:paraId="07497BBD" w14:textId="77777777" w:rsidR="00D7409E" w:rsidRPr="0058198C" w:rsidRDefault="00D7409E" w:rsidP="000163E4">
            <w:pPr>
              <w:spacing w:line="276" w:lineRule="auto"/>
              <w:jc w:val="center"/>
              <w:rPr>
                <w:ins w:id="960" w:author="Prouty, Cody S." w:date="2022-05-31T09:51:00Z"/>
              </w:rPr>
            </w:pPr>
            <w:ins w:id="961" w:author="Prouty, Cody S." w:date="2022-05-31T09:51:00Z">
              <w:r w:rsidRPr="0058198C">
                <w:rPr>
                  <w:color w:val="000000"/>
                </w:rPr>
                <w:t>0.000</w:t>
              </w:r>
            </w:ins>
          </w:p>
        </w:tc>
        <w:tc>
          <w:tcPr>
            <w:tcW w:w="1936" w:type="dxa"/>
            <w:tcBorders>
              <w:top w:val="nil"/>
              <w:bottom w:val="nil"/>
            </w:tcBorders>
            <w:vAlign w:val="bottom"/>
            <w:tcPrChange w:id="962" w:author="Prouty, Cody S." w:date="2022-05-31T09:54:00Z">
              <w:tcPr>
                <w:tcW w:w="4240" w:type="dxa"/>
                <w:vAlign w:val="bottom"/>
              </w:tcPr>
            </w:tcPrChange>
          </w:tcPr>
          <w:p w14:paraId="291CBB6E" w14:textId="77777777" w:rsidR="00D7409E" w:rsidRPr="0058198C" w:rsidRDefault="00D7409E" w:rsidP="000163E4">
            <w:pPr>
              <w:spacing w:line="276" w:lineRule="auto"/>
              <w:jc w:val="center"/>
              <w:rPr>
                <w:ins w:id="963" w:author="Prouty, Cody S." w:date="2022-05-31T09:51:00Z"/>
                <w:color w:val="000000"/>
              </w:rPr>
            </w:pPr>
            <w:ins w:id="964" w:author="Prouty, Cody S." w:date="2022-05-31T09:51:00Z">
              <w:r w:rsidRPr="0058198C">
                <w:rPr>
                  <w:color w:val="000000"/>
                </w:rPr>
                <w:t>nbinom2(log)</w:t>
              </w:r>
            </w:ins>
          </w:p>
        </w:tc>
      </w:tr>
      <w:tr w:rsidR="00D7409E" w:rsidRPr="0058198C" w14:paraId="67FB03B5" w14:textId="77777777" w:rsidTr="00A531A0">
        <w:trPr>
          <w:trHeight w:val="576"/>
          <w:jc w:val="center"/>
          <w:ins w:id="965" w:author="Prouty, Cody S." w:date="2022-05-31T09:51:00Z"/>
          <w:trPrChange w:id="966" w:author="Prouty, Cody S." w:date="2022-05-31T09:54:00Z">
            <w:trPr>
              <w:trHeight w:val="576"/>
              <w:jc w:val="center"/>
            </w:trPr>
          </w:trPrChange>
        </w:trPr>
        <w:tc>
          <w:tcPr>
            <w:tcW w:w="533" w:type="dxa"/>
            <w:tcBorders>
              <w:top w:val="nil"/>
              <w:bottom w:val="nil"/>
            </w:tcBorders>
            <w:vAlign w:val="bottom"/>
            <w:tcPrChange w:id="967" w:author="Prouty, Cody S." w:date="2022-05-31T09:54:00Z">
              <w:tcPr>
                <w:tcW w:w="534" w:type="dxa"/>
                <w:vAlign w:val="bottom"/>
              </w:tcPr>
            </w:tcPrChange>
          </w:tcPr>
          <w:p w14:paraId="52515B2B" w14:textId="77777777" w:rsidR="00D7409E" w:rsidRDefault="00D7409E" w:rsidP="000163E4">
            <w:pPr>
              <w:spacing w:line="276" w:lineRule="auto"/>
              <w:jc w:val="center"/>
              <w:rPr>
                <w:ins w:id="968" w:author="Prouty, Cody S." w:date="2022-05-31T09:51:00Z"/>
              </w:rPr>
            </w:pPr>
            <w:ins w:id="969" w:author="Prouty, Cody S." w:date="2022-05-31T09:51:00Z">
              <w:r>
                <w:t>21</w:t>
              </w:r>
            </w:ins>
          </w:p>
        </w:tc>
        <w:tc>
          <w:tcPr>
            <w:tcW w:w="2400" w:type="dxa"/>
            <w:tcBorders>
              <w:top w:val="nil"/>
              <w:bottom w:val="nil"/>
            </w:tcBorders>
            <w:vAlign w:val="center"/>
            <w:tcPrChange w:id="970" w:author="Prouty, Cody S." w:date="2022-05-31T09:54:00Z">
              <w:tcPr>
                <w:tcW w:w="2400" w:type="dxa"/>
                <w:vAlign w:val="center"/>
              </w:tcPr>
            </w:tcPrChange>
          </w:tcPr>
          <w:p w14:paraId="16236E52" w14:textId="77777777" w:rsidR="00D7409E" w:rsidRDefault="00D7409E" w:rsidP="000163E4">
            <w:pPr>
              <w:spacing w:line="276" w:lineRule="auto"/>
              <w:jc w:val="center"/>
              <w:rPr>
                <w:ins w:id="971" w:author="Prouty, Cody S." w:date="2022-05-31T09:51:00Z"/>
              </w:rPr>
            </w:pPr>
            <w:proofErr w:type="gramStart"/>
            <w:ins w:id="972" w:author="Prouty, Cody S." w:date="2022-05-31T09:51:00Z">
              <w:r>
                <w:t>off(</w:t>
              </w:r>
              <w:proofErr w:type="gramEnd"/>
              <w:r>
                <w:t>TB)+</w:t>
              </w:r>
              <w:proofErr w:type="spellStart"/>
              <w:r>
                <w:t>T+R+Rd+H</w:t>
              </w:r>
              <w:proofErr w:type="spellEnd"/>
            </w:ins>
          </w:p>
        </w:tc>
        <w:tc>
          <w:tcPr>
            <w:tcW w:w="1097" w:type="dxa"/>
            <w:tcBorders>
              <w:top w:val="nil"/>
              <w:bottom w:val="nil"/>
            </w:tcBorders>
            <w:vAlign w:val="center"/>
            <w:tcPrChange w:id="973" w:author="Prouty, Cody S." w:date="2022-05-31T09:54:00Z">
              <w:tcPr>
                <w:tcW w:w="1097" w:type="dxa"/>
                <w:vAlign w:val="center"/>
              </w:tcPr>
            </w:tcPrChange>
          </w:tcPr>
          <w:p w14:paraId="684BF044" w14:textId="77777777" w:rsidR="00D7409E" w:rsidRDefault="00D7409E" w:rsidP="000163E4">
            <w:pPr>
              <w:spacing w:line="276" w:lineRule="auto"/>
              <w:jc w:val="center"/>
              <w:rPr>
                <w:ins w:id="974" w:author="Prouty, Cody S." w:date="2022-05-31T09:51:00Z"/>
              </w:rPr>
            </w:pPr>
            <w:ins w:id="975" w:author="Prouty, Cody S." w:date="2022-05-31T09:51:00Z">
              <w:r>
                <w:t>A | H</w:t>
              </w:r>
            </w:ins>
          </w:p>
        </w:tc>
        <w:tc>
          <w:tcPr>
            <w:tcW w:w="599" w:type="dxa"/>
            <w:tcBorders>
              <w:top w:val="nil"/>
              <w:bottom w:val="nil"/>
            </w:tcBorders>
            <w:vAlign w:val="bottom"/>
            <w:tcPrChange w:id="976" w:author="Prouty, Cody S." w:date="2022-05-31T09:54:00Z">
              <w:tcPr>
                <w:tcW w:w="602" w:type="dxa"/>
                <w:vAlign w:val="bottom"/>
              </w:tcPr>
            </w:tcPrChange>
          </w:tcPr>
          <w:p w14:paraId="444D4E8C" w14:textId="77777777" w:rsidR="00D7409E" w:rsidRPr="0058198C" w:rsidRDefault="00D7409E" w:rsidP="000163E4">
            <w:pPr>
              <w:spacing w:line="276" w:lineRule="auto"/>
              <w:jc w:val="center"/>
              <w:rPr>
                <w:ins w:id="977" w:author="Prouty, Cody S." w:date="2022-05-31T09:51:00Z"/>
              </w:rPr>
            </w:pPr>
            <w:ins w:id="978" w:author="Prouty, Cody S." w:date="2022-05-31T09:51:00Z">
              <w:r w:rsidRPr="0058198C">
                <w:rPr>
                  <w:color w:val="000000"/>
                </w:rPr>
                <w:t>8</w:t>
              </w:r>
            </w:ins>
          </w:p>
        </w:tc>
        <w:tc>
          <w:tcPr>
            <w:tcW w:w="950" w:type="dxa"/>
            <w:tcBorders>
              <w:top w:val="nil"/>
              <w:bottom w:val="nil"/>
            </w:tcBorders>
            <w:vAlign w:val="bottom"/>
            <w:tcPrChange w:id="979" w:author="Prouty, Cody S." w:date="2022-05-31T09:54:00Z">
              <w:tcPr>
                <w:tcW w:w="954" w:type="dxa"/>
                <w:vAlign w:val="bottom"/>
              </w:tcPr>
            </w:tcPrChange>
          </w:tcPr>
          <w:p w14:paraId="64CB35A3" w14:textId="77777777" w:rsidR="00D7409E" w:rsidRPr="0058198C" w:rsidRDefault="00D7409E" w:rsidP="000163E4">
            <w:pPr>
              <w:spacing w:line="276" w:lineRule="auto"/>
              <w:jc w:val="center"/>
              <w:rPr>
                <w:ins w:id="980" w:author="Prouty, Cody S." w:date="2022-05-31T09:51:00Z"/>
              </w:rPr>
            </w:pPr>
            <w:ins w:id="981" w:author="Prouty, Cody S." w:date="2022-05-31T09:51:00Z">
              <w:r w:rsidRPr="0058198C">
                <w:rPr>
                  <w:color w:val="000000"/>
                </w:rPr>
                <w:t>953.4</w:t>
              </w:r>
            </w:ins>
          </w:p>
        </w:tc>
        <w:tc>
          <w:tcPr>
            <w:tcW w:w="876" w:type="dxa"/>
            <w:tcBorders>
              <w:top w:val="nil"/>
              <w:bottom w:val="nil"/>
            </w:tcBorders>
            <w:vAlign w:val="bottom"/>
            <w:tcPrChange w:id="982" w:author="Prouty, Cody S." w:date="2022-05-31T09:54:00Z">
              <w:tcPr>
                <w:tcW w:w="876" w:type="dxa"/>
                <w:vAlign w:val="bottom"/>
              </w:tcPr>
            </w:tcPrChange>
          </w:tcPr>
          <w:p w14:paraId="62D593D1" w14:textId="77777777" w:rsidR="00D7409E" w:rsidRPr="0058198C" w:rsidRDefault="00D7409E" w:rsidP="000163E4">
            <w:pPr>
              <w:spacing w:line="276" w:lineRule="auto"/>
              <w:jc w:val="center"/>
              <w:rPr>
                <w:ins w:id="983" w:author="Prouty, Cody S." w:date="2022-05-31T09:51:00Z"/>
              </w:rPr>
            </w:pPr>
            <w:ins w:id="984" w:author="Prouty, Cody S." w:date="2022-05-31T09:51:00Z">
              <w:r w:rsidRPr="0058198C">
                <w:rPr>
                  <w:color w:val="000000"/>
                </w:rPr>
                <w:t>258.24</w:t>
              </w:r>
            </w:ins>
          </w:p>
        </w:tc>
        <w:tc>
          <w:tcPr>
            <w:tcW w:w="912" w:type="dxa"/>
            <w:tcBorders>
              <w:top w:val="nil"/>
              <w:bottom w:val="nil"/>
            </w:tcBorders>
            <w:vAlign w:val="bottom"/>
            <w:tcPrChange w:id="985" w:author="Prouty, Cody S." w:date="2022-05-31T09:54:00Z">
              <w:tcPr>
                <w:tcW w:w="912" w:type="dxa"/>
                <w:vAlign w:val="bottom"/>
              </w:tcPr>
            </w:tcPrChange>
          </w:tcPr>
          <w:p w14:paraId="36949E74" w14:textId="77777777" w:rsidR="00D7409E" w:rsidRPr="0058198C" w:rsidRDefault="00D7409E" w:rsidP="000163E4">
            <w:pPr>
              <w:spacing w:line="276" w:lineRule="auto"/>
              <w:jc w:val="center"/>
              <w:rPr>
                <w:ins w:id="986" w:author="Prouty, Cody S." w:date="2022-05-31T09:51:00Z"/>
              </w:rPr>
            </w:pPr>
            <w:ins w:id="987" w:author="Prouty, Cody S." w:date="2022-05-31T09:51:00Z">
              <w:r w:rsidRPr="0058198C">
                <w:rPr>
                  <w:color w:val="000000"/>
                </w:rPr>
                <w:t>0.000</w:t>
              </w:r>
            </w:ins>
          </w:p>
        </w:tc>
        <w:tc>
          <w:tcPr>
            <w:tcW w:w="1936" w:type="dxa"/>
            <w:tcBorders>
              <w:top w:val="nil"/>
              <w:bottom w:val="nil"/>
            </w:tcBorders>
            <w:vAlign w:val="bottom"/>
            <w:tcPrChange w:id="988" w:author="Prouty, Cody S." w:date="2022-05-31T09:54:00Z">
              <w:tcPr>
                <w:tcW w:w="4240" w:type="dxa"/>
                <w:vAlign w:val="bottom"/>
              </w:tcPr>
            </w:tcPrChange>
          </w:tcPr>
          <w:p w14:paraId="7E8FA6B2" w14:textId="77777777" w:rsidR="00D7409E" w:rsidRPr="0058198C" w:rsidRDefault="00D7409E" w:rsidP="000163E4">
            <w:pPr>
              <w:spacing w:line="276" w:lineRule="auto"/>
              <w:jc w:val="center"/>
              <w:rPr>
                <w:ins w:id="989" w:author="Prouty, Cody S." w:date="2022-05-31T09:51:00Z"/>
                <w:color w:val="000000"/>
              </w:rPr>
            </w:pPr>
            <w:ins w:id="990" w:author="Prouty, Cody S." w:date="2022-05-31T09:51:00Z">
              <w:r w:rsidRPr="0058198C">
                <w:rPr>
                  <w:color w:val="000000"/>
                </w:rPr>
                <w:t>gaussian(identity)</w:t>
              </w:r>
            </w:ins>
          </w:p>
        </w:tc>
      </w:tr>
    </w:tbl>
    <w:p w14:paraId="71414662" w14:textId="4781F752" w:rsidR="00A531A0" w:rsidRDefault="00A531A0" w:rsidP="00A531A0">
      <w:pPr>
        <w:spacing w:line="480" w:lineRule="auto"/>
        <w:rPr>
          <w:ins w:id="991" w:author="Prouty, Cody S." w:date="2022-05-31T10:01:00Z"/>
        </w:rPr>
      </w:pPr>
      <w:ins w:id="992" w:author="Prouty, Cody S." w:date="2022-05-31T10:01:00Z">
        <w:r w:rsidRPr="00016E75">
          <w:t>Predictor variables:</w:t>
        </w:r>
        <w:r>
          <w:t xml:space="preserve"> A=Linear age term, A</w:t>
        </w:r>
        <w:r>
          <w:rPr>
            <w:vertAlign w:val="superscript"/>
          </w:rPr>
          <w:t>2</w:t>
        </w:r>
        <w:r>
          <w:t>=Quadratic age term</w:t>
        </w:r>
        <w:r>
          <w:t xml:space="preserve">, </w:t>
        </w:r>
        <w:proofErr w:type="gramStart"/>
        <w:r>
          <w:t>off(</w:t>
        </w:r>
        <w:proofErr w:type="gramEnd"/>
        <w:r>
          <w:t>TB) = offset variable of log transformed total number of bees</w:t>
        </w:r>
        <w:r>
          <w:t>, T=Average daily temperature, RF=Average daily rainfall, R=Average daily radiation, H=Average daily humidity, 1=Null model</w:t>
        </w:r>
      </w:ins>
    </w:p>
    <w:p w14:paraId="703613C3" w14:textId="77777777" w:rsidR="00A531A0" w:rsidRDefault="00A531A0" w:rsidP="00A531A0">
      <w:pPr>
        <w:spacing w:line="480" w:lineRule="auto"/>
        <w:rPr>
          <w:ins w:id="993" w:author="Prouty, Cody S." w:date="2022-05-31T10:01:00Z"/>
        </w:rPr>
      </w:pPr>
      <w:ins w:id="994" w:author="Prouty, Cody S." w:date="2022-05-31T10:01:00Z">
        <w:r w:rsidRPr="00016E75">
          <w:t>Random effect structure:</w:t>
        </w:r>
        <w:r>
          <w:t xml:space="preserve"> A | H = Hive random effect with </w:t>
        </w:r>
        <w:r w:rsidRPr="00286233">
          <w:t xml:space="preserve">first-order autoregressive </w:t>
        </w:r>
        <w:r>
          <w:t xml:space="preserve">(AR1) correlation </w:t>
        </w:r>
        <w:r w:rsidRPr="00286233">
          <w:t>structure</w:t>
        </w:r>
        <w:r>
          <w:t>, 1 | H = Hive random effect, NA = not applicable</w:t>
        </w:r>
      </w:ins>
    </w:p>
    <w:p w14:paraId="65A10AE9" w14:textId="77777777" w:rsidR="00A531A0" w:rsidRDefault="00A531A0" w:rsidP="00A531A0">
      <w:pPr>
        <w:spacing w:line="480" w:lineRule="auto"/>
        <w:rPr>
          <w:ins w:id="995" w:author="Prouty, Cody S." w:date="2022-05-31T10:01:00Z"/>
        </w:rPr>
      </w:pPr>
      <m:oMath>
        <m:r>
          <w:ins w:id="996" w:author="Prouty, Cody S." w:date="2022-05-31T10:01:00Z">
            <m:rPr>
              <m:sty m:val="bi"/>
            </m:rPr>
            <w:rPr>
              <w:rFonts w:ascii="Cambria Math" w:eastAsia="Cambria Math" w:hAnsi="Cambria Math"/>
              <w:lang w:eastAsia="ja-JP"/>
            </w:rPr>
            <m:t>∆</m:t>
          </w:ins>
        </m:r>
      </m:oMath>
      <w:proofErr w:type="gramStart"/>
      <w:ins w:id="997" w:author="Prouty, Cody S." w:date="2022-05-31T10:01:00Z">
        <w:r w:rsidRPr="001A531D">
          <w:rPr>
            <w:rFonts w:eastAsia="Cambria Math"/>
            <w:b/>
            <w:bCs/>
            <w:i/>
            <w:iCs/>
            <w:vertAlign w:val="subscript"/>
            <w:lang w:eastAsia="ja-JP"/>
          </w:rPr>
          <w:t>i</w:t>
        </w:r>
        <w:r>
          <w:rPr>
            <w:rFonts w:eastAsia="Cambria Math"/>
            <w:b/>
            <w:bCs/>
            <w:i/>
            <w:iCs/>
            <w:vertAlign w:val="subscript"/>
            <w:lang w:eastAsia="ja-JP"/>
          </w:rPr>
          <w:t xml:space="preserve"> </w:t>
        </w:r>
        <w:r>
          <w:rPr>
            <w:rFonts w:eastAsia="Cambria Math"/>
            <w:lang w:eastAsia="ja-JP"/>
          </w:rPr>
          <w:t xml:space="preserve"> :</w:t>
        </w:r>
        <w:proofErr w:type="gramEnd"/>
        <w:r>
          <w:rPr>
            <w:rFonts w:eastAsia="Cambria Math"/>
            <w:lang w:eastAsia="ja-JP"/>
          </w:rPr>
          <w:t xml:space="preserve"> </w:t>
        </w:r>
        <w:proofErr w:type="spellStart"/>
        <w:r w:rsidRPr="00286233">
          <w:t>AICc</w:t>
        </w:r>
        <w:r>
          <w:rPr>
            <w:i/>
            <w:iCs/>
            <w:vertAlign w:val="subscript"/>
          </w:rPr>
          <w:t>i</w:t>
        </w:r>
        <w:proofErr w:type="spellEnd"/>
        <w:r w:rsidRPr="00286233">
          <w:t xml:space="preserve"> −</w:t>
        </w:r>
        <w:r>
          <w:t xml:space="preserve"> </w:t>
        </w:r>
        <w:r w:rsidRPr="00286233">
          <w:t xml:space="preserve">minimum </w:t>
        </w:r>
        <w:proofErr w:type="spellStart"/>
        <w:r w:rsidRPr="00286233">
          <w:t>AICc</w:t>
        </w:r>
        <w:proofErr w:type="spellEnd"/>
      </w:ins>
    </w:p>
    <w:p w14:paraId="44ED040E" w14:textId="11661298" w:rsidR="00A75E6F" w:rsidDel="00C14D77" w:rsidRDefault="00A75E6F" w:rsidP="0023316B">
      <w:pPr>
        <w:spacing w:line="480" w:lineRule="auto"/>
        <w:rPr>
          <w:del w:id="998" w:author="Prouty, Cody S." w:date="2022-05-31T10:29:00Z"/>
        </w:rPr>
      </w:pPr>
    </w:p>
    <w:p w14:paraId="0B243C2D" w14:textId="65CD054F" w:rsidR="00A75E6F" w:rsidDel="00C14D77" w:rsidRDefault="00A75E6F" w:rsidP="0023316B">
      <w:pPr>
        <w:spacing w:line="480" w:lineRule="auto"/>
        <w:rPr>
          <w:del w:id="999" w:author="Prouty, Cody S." w:date="2022-05-31T10:29:00Z"/>
        </w:rPr>
      </w:pPr>
    </w:p>
    <w:p w14:paraId="64E6EECC" w14:textId="395B686D" w:rsidR="00A75E6F" w:rsidDel="00C14D77" w:rsidRDefault="00A75E6F" w:rsidP="0023316B">
      <w:pPr>
        <w:spacing w:line="480" w:lineRule="auto"/>
        <w:rPr>
          <w:del w:id="1000" w:author="Prouty, Cody S." w:date="2022-05-31T10:29:00Z"/>
        </w:rPr>
      </w:pPr>
    </w:p>
    <w:p w14:paraId="203E58AB" w14:textId="23EDA394" w:rsidR="00A75E6F" w:rsidDel="00C14D77" w:rsidRDefault="00A75E6F" w:rsidP="0023316B">
      <w:pPr>
        <w:spacing w:line="480" w:lineRule="auto"/>
        <w:rPr>
          <w:del w:id="1001" w:author="Prouty, Cody S." w:date="2022-05-31T10:29:00Z"/>
        </w:rPr>
      </w:pPr>
    </w:p>
    <w:p w14:paraId="55E64B63" w14:textId="31F7170E" w:rsidR="00A75E6F" w:rsidDel="00C14D77" w:rsidRDefault="00A75E6F" w:rsidP="0023316B">
      <w:pPr>
        <w:spacing w:line="480" w:lineRule="auto"/>
        <w:rPr>
          <w:del w:id="1002" w:author="Prouty, Cody S." w:date="2022-05-31T10:29:00Z"/>
        </w:rPr>
      </w:pPr>
    </w:p>
    <w:p w14:paraId="48E9CB39" w14:textId="6C29E222" w:rsidR="00A75E6F" w:rsidDel="00C14D77" w:rsidRDefault="00A75E6F" w:rsidP="0023316B">
      <w:pPr>
        <w:spacing w:line="480" w:lineRule="auto"/>
        <w:rPr>
          <w:del w:id="1003" w:author="Prouty, Cody S." w:date="2022-05-31T10:29:00Z"/>
        </w:rPr>
      </w:pPr>
    </w:p>
    <w:p w14:paraId="53A63E4F" w14:textId="12237AB5" w:rsidR="00A75E6F" w:rsidDel="00C14D77" w:rsidRDefault="00A75E6F" w:rsidP="0023316B">
      <w:pPr>
        <w:spacing w:line="480" w:lineRule="auto"/>
        <w:rPr>
          <w:del w:id="1004" w:author="Prouty, Cody S." w:date="2022-05-31T10:29:00Z"/>
        </w:rPr>
      </w:pPr>
    </w:p>
    <w:p w14:paraId="4EB77695" w14:textId="0546547F" w:rsidR="00A75E6F" w:rsidDel="00C14D77" w:rsidRDefault="00A75E6F" w:rsidP="0023316B">
      <w:pPr>
        <w:spacing w:line="480" w:lineRule="auto"/>
        <w:rPr>
          <w:del w:id="1005" w:author="Prouty, Cody S." w:date="2022-05-31T10:29:00Z"/>
        </w:rPr>
      </w:pPr>
    </w:p>
    <w:p w14:paraId="0DFAA6C3" w14:textId="62412811" w:rsidR="00A75E6F" w:rsidDel="00C14D77" w:rsidRDefault="00A75E6F" w:rsidP="0023316B">
      <w:pPr>
        <w:spacing w:line="480" w:lineRule="auto"/>
        <w:rPr>
          <w:del w:id="1006" w:author="Prouty, Cody S." w:date="2022-05-31T10:29:00Z"/>
        </w:rPr>
      </w:pPr>
    </w:p>
    <w:p w14:paraId="61AF1520" w14:textId="47185158" w:rsidR="00A75E6F" w:rsidDel="00C14D77" w:rsidRDefault="00A75E6F" w:rsidP="0023316B">
      <w:pPr>
        <w:spacing w:line="480" w:lineRule="auto"/>
        <w:rPr>
          <w:del w:id="1007" w:author="Prouty, Cody S." w:date="2022-05-31T10:29:00Z"/>
        </w:rPr>
      </w:pPr>
    </w:p>
    <w:p w14:paraId="6510427B" w14:textId="69CA86C0" w:rsidR="00A75E6F" w:rsidDel="00C14D77" w:rsidRDefault="00A75E6F" w:rsidP="0023316B">
      <w:pPr>
        <w:spacing w:line="480" w:lineRule="auto"/>
        <w:rPr>
          <w:del w:id="1008" w:author="Prouty, Cody S." w:date="2022-05-31T10:29:00Z"/>
        </w:rPr>
      </w:pPr>
    </w:p>
    <w:p w14:paraId="3DD20CDD" w14:textId="2462D496" w:rsidR="00A75E6F" w:rsidDel="00C14D77" w:rsidRDefault="00A75E6F" w:rsidP="0023316B">
      <w:pPr>
        <w:spacing w:line="480" w:lineRule="auto"/>
        <w:rPr>
          <w:del w:id="1009" w:author="Prouty, Cody S." w:date="2022-05-31T10:29:00Z"/>
        </w:rPr>
      </w:pPr>
    </w:p>
    <w:p w14:paraId="19959FB9" w14:textId="1DC1B682" w:rsidR="00A75E6F" w:rsidDel="00C14D77" w:rsidRDefault="00A75E6F" w:rsidP="0023316B">
      <w:pPr>
        <w:spacing w:line="480" w:lineRule="auto"/>
        <w:rPr>
          <w:del w:id="1010" w:author="Prouty, Cody S." w:date="2022-05-31T10:29:00Z"/>
        </w:rPr>
      </w:pPr>
    </w:p>
    <w:p w14:paraId="694D5098" w14:textId="77777777" w:rsidR="00771C0C" w:rsidRDefault="00771C0C" w:rsidP="0023316B">
      <w:pPr>
        <w:spacing w:line="480" w:lineRule="auto"/>
      </w:pPr>
    </w:p>
    <w:p w14:paraId="0C163210" w14:textId="317B30E8" w:rsidR="00016E75" w:rsidRDefault="00EB6F4B" w:rsidP="00EB6F4B">
      <w:pPr>
        <w:spacing w:line="480" w:lineRule="auto"/>
        <w:jc w:val="center"/>
      </w:pPr>
      <w:r w:rsidRPr="00EB6F4B">
        <w:rPr>
          <w:noProof/>
        </w:rPr>
        <w:lastRenderedPageBreak/>
        <w:drawing>
          <wp:inline distT="0" distB="0" distL="0" distR="0" wp14:anchorId="5E1012B0" wp14:editId="3F062AB3">
            <wp:extent cx="6731726" cy="4685598"/>
            <wp:effectExtent l="0" t="0" r="0" b="1270"/>
            <wp:docPr id="1"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10;&#10;Description automatically generated"/>
                    <pic:cNvPicPr/>
                  </pic:nvPicPr>
                  <pic:blipFill>
                    <a:blip r:embed="rId11"/>
                    <a:stretch>
                      <a:fillRect/>
                    </a:stretch>
                  </pic:blipFill>
                  <pic:spPr>
                    <a:xfrm>
                      <a:off x="0" y="0"/>
                      <a:ext cx="6736838" cy="4689156"/>
                    </a:xfrm>
                    <a:prstGeom prst="rect">
                      <a:avLst/>
                    </a:prstGeom>
                  </pic:spPr>
                </pic:pic>
              </a:graphicData>
            </a:graphic>
          </wp:inline>
        </w:drawing>
      </w:r>
    </w:p>
    <w:p w14:paraId="4A8B4BE8" w14:textId="31E76524" w:rsidR="00016E75" w:rsidRDefault="00016E75" w:rsidP="00016E75">
      <w:pPr>
        <w:spacing w:line="480" w:lineRule="auto"/>
        <w:rPr>
          <w:ins w:id="1011" w:author="Prouty, Cody S." w:date="2022-05-31T09:37:00Z"/>
        </w:rPr>
      </w:pPr>
      <w:r>
        <w:t>Figure 1. Pro</w:t>
      </w:r>
      <w:r w:rsidR="00C80C6E">
        <w:t>portion</w:t>
      </w:r>
      <w:r>
        <w:t xml:space="preserve"> of dye presence from pollen substitute patty consumption as worker age increases. The continuous black line </w:t>
      </w:r>
      <w:r w:rsidR="0079132D">
        <w:t xml:space="preserve">with gray shading </w:t>
      </w:r>
      <w:r>
        <w:t xml:space="preserve">represents the estimated curve </w:t>
      </w:r>
      <w:r w:rsidR="0079132D">
        <w:t xml:space="preserve">and 95% confidence interval </w:t>
      </w:r>
      <w:r>
        <w:t>from a generalized linear model with a binomial distribution of all colonies. Estimated curves for each of the six colonies are represented by the multicolor dashed lines.</w:t>
      </w:r>
      <w:r w:rsidR="00771C0C">
        <w:t xml:space="preserve"> </w:t>
      </w:r>
      <w:r w:rsidR="001A6637">
        <w:t>On average, d</w:t>
      </w:r>
      <w:r w:rsidR="00771C0C">
        <w:t xml:space="preserve">ye presence peaks at </w:t>
      </w:r>
      <w:r w:rsidR="001A6637">
        <w:t>19-</w:t>
      </w:r>
      <w:r w:rsidR="00771C0C">
        <w:t>20</w:t>
      </w:r>
      <w:r w:rsidR="001A6637">
        <w:t xml:space="preserve"> days of age. The proportion and timing of dye presence varies by colony.</w:t>
      </w:r>
    </w:p>
    <w:p w14:paraId="151FE1FC" w14:textId="41EF648A" w:rsidR="00404AE0" w:rsidRDefault="00404AE0" w:rsidP="00016E75">
      <w:pPr>
        <w:spacing w:line="480" w:lineRule="auto"/>
        <w:rPr>
          <w:ins w:id="1012" w:author="Prouty, Cody S." w:date="2022-05-31T09:37:00Z"/>
        </w:rPr>
      </w:pPr>
    </w:p>
    <w:p w14:paraId="17F0E87D" w14:textId="64B02140" w:rsidR="00404AE0" w:rsidRDefault="00404AE0" w:rsidP="00016E75">
      <w:pPr>
        <w:spacing w:line="480" w:lineRule="auto"/>
      </w:pPr>
      <w:ins w:id="1013" w:author="Prouty, Cody S." w:date="2022-05-31T09:38:00Z">
        <w:r>
          <w:rPr>
            <w:noProof/>
          </w:rPr>
          <w:lastRenderedPageBreak/>
          <w:drawing>
            <wp:inline distT="0" distB="0" distL="0" distR="0" wp14:anchorId="6681AEC5" wp14:editId="604225C7">
              <wp:extent cx="59436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ins>
    </w:p>
    <w:p w14:paraId="69CBADC1" w14:textId="5F5CC356" w:rsidR="00404AE0" w:rsidRDefault="00404AE0" w:rsidP="00404AE0">
      <w:pPr>
        <w:spacing w:line="480" w:lineRule="auto"/>
        <w:rPr>
          <w:ins w:id="1014" w:author="Prouty, Cody S." w:date="2022-05-31T09:38:00Z"/>
        </w:rPr>
      </w:pPr>
      <w:ins w:id="1015" w:author="Prouty, Cody S." w:date="2022-05-31T09:38:00Z">
        <w:r>
          <w:t xml:space="preserve">Figure </w:t>
        </w:r>
        <w:r>
          <w:t>2</w:t>
        </w:r>
        <w:r>
          <w:t xml:space="preserve">. </w:t>
        </w:r>
        <w:r>
          <w:t>Number of bees observed on</w:t>
        </w:r>
        <w:r>
          <w:t xml:space="preserve"> pollen substitute patty as worker age increases. The continuous black line with gray shading represents the estimated curve and 95% confidence interval from a generalized linear model with a </w:t>
        </w:r>
        <w:r>
          <w:t>negative binomial</w:t>
        </w:r>
        <w:r>
          <w:t xml:space="preserve"> distribution of all colonies. Estimated curves for each of the six colonies are represented by the multicolor dashed lines. On average, dye presence peaks at 19 days of age. The proportion and timing of dye presence varies by colony.</w:t>
        </w:r>
      </w:ins>
    </w:p>
    <w:p w14:paraId="46BD715F" w14:textId="38BF3D7C" w:rsidR="00016E75" w:rsidRDefault="00016E75" w:rsidP="0023316B">
      <w:pPr>
        <w:spacing w:line="480" w:lineRule="auto"/>
      </w:pPr>
    </w:p>
    <w:p w14:paraId="1BA6A29A" w14:textId="41BB4808" w:rsidR="00771C0C" w:rsidRDefault="00771C0C" w:rsidP="0023316B">
      <w:pPr>
        <w:spacing w:line="480" w:lineRule="auto"/>
      </w:pPr>
    </w:p>
    <w:p w14:paraId="2F32609B" w14:textId="77777777" w:rsidR="00771C0C" w:rsidRDefault="00771C0C" w:rsidP="0023316B">
      <w:pPr>
        <w:spacing w:line="480" w:lineRule="auto"/>
      </w:pPr>
    </w:p>
    <w:p w14:paraId="5A07B3AE" w14:textId="719FC690" w:rsidR="001A531D" w:rsidRDefault="001A531D" w:rsidP="001A531D">
      <w:pPr>
        <w:spacing w:line="480" w:lineRule="auto"/>
      </w:pPr>
      <w:r>
        <w:lastRenderedPageBreak/>
        <w:t xml:space="preserve">Table </w:t>
      </w:r>
      <w:ins w:id="1016" w:author="Prouty, Cody S." w:date="2022-05-31T10:01:00Z">
        <w:r w:rsidR="00A531A0">
          <w:t>3</w:t>
        </w:r>
      </w:ins>
      <w:del w:id="1017" w:author="Prouty, Cody S." w:date="2022-05-31T10:01:00Z">
        <w:r w:rsidR="00016E75" w:rsidDel="00A531A0">
          <w:delText>2</w:delText>
        </w:r>
      </w:del>
      <w:r>
        <w:t>. Estimated Marginal Means (EMMs) and 95% confidence interval</w:t>
      </w:r>
      <w:r w:rsidR="00815ADB">
        <w:t>s</w:t>
      </w:r>
      <w:r>
        <w:t xml:space="preserve"> </w:t>
      </w:r>
      <w:proofErr w:type="gramStart"/>
      <w:r w:rsidR="00F1484E">
        <w:t>back-transformed</w:t>
      </w:r>
      <w:proofErr w:type="gramEnd"/>
      <w:r w:rsidR="00EB6F4B">
        <w:t xml:space="preserve"> to</w:t>
      </w:r>
      <w:r>
        <w:t xml:space="preserve"> the proportion of dye presence in the abdomens of adult worker honey bees at various ages. </w:t>
      </w:r>
    </w:p>
    <w:tbl>
      <w:tblPr>
        <w:tblStyle w:val="TableGrid"/>
        <w:tblW w:w="8897" w:type="dxa"/>
        <w:jc w:val="center"/>
        <w:tblBorders>
          <w:left w:val="none" w:sz="0" w:space="0" w:color="auto"/>
          <w:bottom w:val="none" w:sz="0" w:space="0" w:color="auto"/>
          <w:right w:val="none" w:sz="0" w:space="0" w:color="auto"/>
          <w:insideH w:val="none" w:sz="0" w:space="0" w:color="auto"/>
        </w:tblBorders>
        <w:tblLook w:val="04A0" w:firstRow="1" w:lastRow="0" w:firstColumn="1" w:lastColumn="0" w:noHBand="0" w:noVBand="1"/>
        <w:tblPrChange w:id="1018" w:author="Prouty, Cody S." w:date="2022-05-31T09:55:00Z">
          <w:tblPr>
            <w:tblStyle w:val="TableGrid"/>
            <w:tblW w:w="8897" w:type="dxa"/>
            <w:jc w:val="center"/>
            <w:tblLook w:val="04A0" w:firstRow="1" w:lastRow="0" w:firstColumn="1" w:lastColumn="0" w:noHBand="0" w:noVBand="1"/>
          </w:tblPr>
        </w:tblPrChange>
      </w:tblPr>
      <w:tblGrid>
        <w:gridCol w:w="3055"/>
        <w:gridCol w:w="2880"/>
        <w:gridCol w:w="2962"/>
        <w:tblGridChange w:id="1019">
          <w:tblGrid>
            <w:gridCol w:w="3055"/>
            <w:gridCol w:w="2880"/>
            <w:gridCol w:w="2962"/>
          </w:tblGrid>
        </w:tblGridChange>
      </w:tblGrid>
      <w:tr w:rsidR="001A531D" w14:paraId="5B2AD6D5" w14:textId="77777777" w:rsidTr="005225E3">
        <w:trPr>
          <w:trHeight w:val="576"/>
          <w:jc w:val="center"/>
          <w:trPrChange w:id="1020" w:author="Prouty, Cody S." w:date="2022-05-31T09:55:00Z">
            <w:trPr>
              <w:trHeight w:val="576"/>
              <w:jc w:val="center"/>
            </w:trPr>
          </w:trPrChange>
        </w:trPr>
        <w:tc>
          <w:tcPr>
            <w:tcW w:w="3055" w:type="dxa"/>
            <w:tcBorders>
              <w:top w:val="nil"/>
              <w:bottom w:val="single" w:sz="4" w:space="0" w:color="auto"/>
            </w:tcBorders>
            <w:vAlign w:val="center"/>
            <w:tcPrChange w:id="1021" w:author="Prouty, Cody S." w:date="2022-05-31T09:55:00Z">
              <w:tcPr>
                <w:tcW w:w="3055" w:type="dxa"/>
                <w:vAlign w:val="center"/>
              </w:tcPr>
            </w:tcPrChange>
          </w:tcPr>
          <w:p w14:paraId="0B8E32C3" w14:textId="1903F644" w:rsidR="001A531D" w:rsidRPr="003F28A0" w:rsidRDefault="001A531D" w:rsidP="001A531D">
            <w:pPr>
              <w:spacing w:line="276" w:lineRule="auto"/>
              <w:jc w:val="center"/>
              <w:rPr>
                <w:b/>
                <w:bCs/>
              </w:rPr>
            </w:pPr>
            <w:r>
              <w:rPr>
                <w:b/>
                <w:bCs/>
              </w:rPr>
              <w:t>Age of workers (day)</w:t>
            </w:r>
          </w:p>
        </w:tc>
        <w:tc>
          <w:tcPr>
            <w:tcW w:w="2880" w:type="dxa"/>
            <w:tcBorders>
              <w:top w:val="nil"/>
              <w:bottom w:val="single" w:sz="4" w:space="0" w:color="auto"/>
            </w:tcBorders>
            <w:vAlign w:val="center"/>
            <w:tcPrChange w:id="1022" w:author="Prouty, Cody S." w:date="2022-05-31T09:55:00Z">
              <w:tcPr>
                <w:tcW w:w="2880" w:type="dxa"/>
                <w:vAlign w:val="center"/>
              </w:tcPr>
            </w:tcPrChange>
          </w:tcPr>
          <w:p w14:paraId="0DF392B7" w14:textId="12EA0E1B" w:rsidR="001A531D" w:rsidRPr="003F28A0" w:rsidRDefault="00EB6F4B" w:rsidP="001A531D">
            <w:pPr>
              <w:spacing w:line="276" w:lineRule="auto"/>
              <w:jc w:val="center"/>
              <w:rPr>
                <w:b/>
                <w:bCs/>
              </w:rPr>
            </w:pPr>
            <w:r>
              <w:rPr>
                <w:b/>
                <w:bCs/>
              </w:rPr>
              <w:t>Proportion of workers with dye (</w:t>
            </w:r>
            <w:r w:rsidR="001A531D" w:rsidRPr="003F28A0">
              <w:rPr>
                <w:b/>
                <w:bCs/>
              </w:rPr>
              <w:t>EMM</w:t>
            </w:r>
            <w:r>
              <w:rPr>
                <w:b/>
                <w:bCs/>
              </w:rPr>
              <w:t>)</w:t>
            </w:r>
          </w:p>
        </w:tc>
        <w:tc>
          <w:tcPr>
            <w:tcW w:w="2962" w:type="dxa"/>
            <w:tcBorders>
              <w:top w:val="nil"/>
              <w:bottom w:val="single" w:sz="4" w:space="0" w:color="auto"/>
            </w:tcBorders>
            <w:vAlign w:val="center"/>
            <w:tcPrChange w:id="1023" w:author="Prouty, Cody S." w:date="2022-05-31T09:55:00Z">
              <w:tcPr>
                <w:tcW w:w="2962" w:type="dxa"/>
                <w:vAlign w:val="center"/>
              </w:tcPr>
            </w:tcPrChange>
          </w:tcPr>
          <w:p w14:paraId="207AE3CB" w14:textId="0FAB821E" w:rsidR="001A531D" w:rsidRPr="003F28A0" w:rsidRDefault="001A531D" w:rsidP="001A531D">
            <w:pPr>
              <w:spacing w:line="276" w:lineRule="auto"/>
              <w:jc w:val="center"/>
              <w:rPr>
                <w:b/>
                <w:bCs/>
              </w:rPr>
            </w:pPr>
            <w:r w:rsidRPr="003F28A0">
              <w:rPr>
                <w:b/>
                <w:bCs/>
              </w:rPr>
              <w:t>95% CI</w:t>
            </w:r>
          </w:p>
        </w:tc>
      </w:tr>
      <w:tr w:rsidR="001A531D" w14:paraId="3673A013" w14:textId="77777777" w:rsidTr="005225E3">
        <w:trPr>
          <w:trHeight w:val="576"/>
          <w:jc w:val="center"/>
          <w:trPrChange w:id="1024" w:author="Prouty, Cody S." w:date="2022-05-31T09:55:00Z">
            <w:trPr>
              <w:trHeight w:val="576"/>
              <w:jc w:val="center"/>
            </w:trPr>
          </w:trPrChange>
        </w:trPr>
        <w:tc>
          <w:tcPr>
            <w:tcW w:w="3055" w:type="dxa"/>
            <w:tcBorders>
              <w:top w:val="single" w:sz="4" w:space="0" w:color="auto"/>
            </w:tcBorders>
            <w:vAlign w:val="center"/>
            <w:tcPrChange w:id="1025" w:author="Prouty, Cody S." w:date="2022-05-31T09:55:00Z">
              <w:tcPr>
                <w:tcW w:w="3055" w:type="dxa"/>
                <w:vAlign w:val="center"/>
              </w:tcPr>
            </w:tcPrChange>
          </w:tcPr>
          <w:p w14:paraId="0141C9F9" w14:textId="507B158F" w:rsidR="001A531D" w:rsidRDefault="001A531D" w:rsidP="001A531D">
            <w:pPr>
              <w:spacing w:line="276" w:lineRule="auto"/>
              <w:jc w:val="center"/>
            </w:pPr>
            <w:r>
              <w:t>2</w:t>
            </w:r>
          </w:p>
        </w:tc>
        <w:tc>
          <w:tcPr>
            <w:tcW w:w="2880" w:type="dxa"/>
            <w:tcBorders>
              <w:top w:val="single" w:sz="4" w:space="0" w:color="auto"/>
            </w:tcBorders>
            <w:vAlign w:val="center"/>
            <w:tcPrChange w:id="1026" w:author="Prouty, Cody S." w:date="2022-05-31T09:55:00Z">
              <w:tcPr>
                <w:tcW w:w="2880" w:type="dxa"/>
                <w:vAlign w:val="center"/>
              </w:tcPr>
            </w:tcPrChange>
          </w:tcPr>
          <w:p w14:paraId="53EE0436" w14:textId="5FB84C4D" w:rsidR="001A531D" w:rsidRDefault="001A531D" w:rsidP="001A531D">
            <w:pPr>
              <w:spacing w:line="276" w:lineRule="auto"/>
              <w:jc w:val="center"/>
            </w:pPr>
            <w:r w:rsidRPr="001A531D">
              <w:t>0.09</w:t>
            </w:r>
            <w:r w:rsidR="00107038">
              <w:t>0</w:t>
            </w:r>
          </w:p>
        </w:tc>
        <w:tc>
          <w:tcPr>
            <w:tcW w:w="2962" w:type="dxa"/>
            <w:tcBorders>
              <w:top w:val="single" w:sz="4" w:space="0" w:color="auto"/>
            </w:tcBorders>
            <w:vAlign w:val="center"/>
            <w:tcPrChange w:id="1027" w:author="Prouty, Cody S." w:date="2022-05-31T09:55:00Z">
              <w:tcPr>
                <w:tcW w:w="2962" w:type="dxa"/>
                <w:vAlign w:val="center"/>
              </w:tcPr>
            </w:tcPrChange>
          </w:tcPr>
          <w:p w14:paraId="6D2472A4" w14:textId="08FB7B53" w:rsidR="001A531D" w:rsidRDefault="001A531D" w:rsidP="001A531D">
            <w:pPr>
              <w:spacing w:line="276" w:lineRule="auto"/>
              <w:jc w:val="center"/>
            </w:pPr>
            <w:r w:rsidRPr="001A531D">
              <w:t>0.05</w:t>
            </w:r>
            <w:r w:rsidR="00107038">
              <w:t>2</w:t>
            </w:r>
            <w:r>
              <w:t>-</w:t>
            </w:r>
            <w:r w:rsidRPr="001A531D">
              <w:t>0.15</w:t>
            </w:r>
            <w:r w:rsidR="00107038">
              <w:t>1</w:t>
            </w:r>
          </w:p>
        </w:tc>
      </w:tr>
      <w:tr w:rsidR="001A531D" w14:paraId="01AA675A" w14:textId="77777777" w:rsidTr="005225E3">
        <w:trPr>
          <w:trHeight w:val="576"/>
          <w:jc w:val="center"/>
          <w:trPrChange w:id="1028" w:author="Prouty, Cody S." w:date="2022-05-31T09:55:00Z">
            <w:trPr>
              <w:trHeight w:val="576"/>
              <w:jc w:val="center"/>
            </w:trPr>
          </w:trPrChange>
        </w:trPr>
        <w:tc>
          <w:tcPr>
            <w:tcW w:w="3055" w:type="dxa"/>
            <w:vAlign w:val="center"/>
            <w:tcPrChange w:id="1029" w:author="Prouty, Cody S." w:date="2022-05-31T09:55:00Z">
              <w:tcPr>
                <w:tcW w:w="3055" w:type="dxa"/>
                <w:vAlign w:val="center"/>
              </w:tcPr>
            </w:tcPrChange>
          </w:tcPr>
          <w:p w14:paraId="429BEFE9" w14:textId="56E46405" w:rsidR="001A531D" w:rsidRDefault="001A531D" w:rsidP="001A531D">
            <w:pPr>
              <w:spacing w:line="276" w:lineRule="auto"/>
              <w:jc w:val="center"/>
            </w:pPr>
            <w:r>
              <w:t>4</w:t>
            </w:r>
          </w:p>
        </w:tc>
        <w:tc>
          <w:tcPr>
            <w:tcW w:w="2880" w:type="dxa"/>
            <w:vAlign w:val="center"/>
            <w:tcPrChange w:id="1030" w:author="Prouty, Cody S." w:date="2022-05-31T09:55:00Z">
              <w:tcPr>
                <w:tcW w:w="2880" w:type="dxa"/>
                <w:vAlign w:val="center"/>
              </w:tcPr>
            </w:tcPrChange>
          </w:tcPr>
          <w:p w14:paraId="734F9801" w14:textId="4EA7C306" w:rsidR="001A531D" w:rsidRDefault="001A531D" w:rsidP="001A531D">
            <w:pPr>
              <w:spacing w:line="276" w:lineRule="auto"/>
              <w:jc w:val="center"/>
            </w:pPr>
            <w:r w:rsidRPr="001A531D">
              <w:t>0.15</w:t>
            </w:r>
            <w:r w:rsidR="00107038">
              <w:t>6</w:t>
            </w:r>
          </w:p>
        </w:tc>
        <w:tc>
          <w:tcPr>
            <w:tcW w:w="2962" w:type="dxa"/>
            <w:vAlign w:val="center"/>
            <w:tcPrChange w:id="1031" w:author="Prouty, Cody S." w:date="2022-05-31T09:55:00Z">
              <w:tcPr>
                <w:tcW w:w="2962" w:type="dxa"/>
                <w:vAlign w:val="center"/>
              </w:tcPr>
            </w:tcPrChange>
          </w:tcPr>
          <w:p w14:paraId="4F8760D0" w14:textId="28C3198F" w:rsidR="001A531D" w:rsidRDefault="001A531D" w:rsidP="001A531D">
            <w:pPr>
              <w:spacing w:line="276" w:lineRule="auto"/>
              <w:jc w:val="center"/>
            </w:pPr>
            <w:r w:rsidRPr="001A531D">
              <w:t>0.10</w:t>
            </w:r>
            <w:r w:rsidR="00107038">
              <w:t>4</w:t>
            </w:r>
            <w:r>
              <w:t>-0.2</w:t>
            </w:r>
            <w:r w:rsidR="00107038">
              <w:t>29</w:t>
            </w:r>
          </w:p>
        </w:tc>
      </w:tr>
      <w:tr w:rsidR="001A531D" w14:paraId="00F4099D" w14:textId="77777777" w:rsidTr="005225E3">
        <w:trPr>
          <w:trHeight w:val="576"/>
          <w:jc w:val="center"/>
          <w:trPrChange w:id="1032" w:author="Prouty, Cody S." w:date="2022-05-31T09:55:00Z">
            <w:trPr>
              <w:trHeight w:val="576"/>
              <w:jc w:val="center"/>
            </w:trPr>
          </w:trPrChange>
        </w:trPr>
        <w:tc>
          <w:tcPr>
            <w:tcW w:w="3055" w:type="dxa"/>
            <w:vAlign w:val="center"/>
            <w:tcPrChange w:id="1033" w:author="Prouty, Cody S." w:date="2022-05-31T09:55:00Z">
              <w:tcPr>
                <w:tcW w:w="3055" w:type="dxa"/>
                <w:vAlign w:val="center"/>
              </w:tcPr>
            </w:tcPrChange>
          </w:tcPr>
          <w:p w14:paraId="4F0ADBF3" w14:textId="1A32817C" w:rsidR="001A531D" w:rsidRDefault="001A531D" w:rsidP="001A531D">
            <w:pPr>
              <w:spacing w:line="276" w:lineRule="auto"/>
              <w:jc w:val="center"/>
            </w:pPr>
            <w:r>
              <w:t>6</w:t>
            </w:r>
          </w:p>
        </w:tc>
        <w:tc>
          <w:tcPr>
            <w:tcW w:w="2880" w:type="dxa"/>
            <w:vAlign w:val="center"/>
            <w:tcPrChange w:id="1034" w:author="Prouty, Cody S." w:date="2022-05-31T09:55:00Z">
              <w:tcPr>
                <w:tcW w:w="2880" w:type="dxa"/>
                <w:vAlign w:val="center"/>
              </w:tcPr>
            </w:tcPrChange>
          </w:tcPr>
          <w:p w14:paraId="6EA4C924" w14:textId="02498989" w:rsidR="001A531D" w:rsidRDefault="001A531D" w:rsidP="001A531D">
            <w:pPr>
              <w:spacing w:line="276" w:lineRule="auto"/>
              <w:jc w:val="center"/>
            </w:pPr>
            <w:r>
              <w:t>0.24</w:t>
            </w:r>
            <w:r w:rsidR="00107038">
              <w:t>2</w:t>
            </w:r>
          </w:p>
        </w:tc>
        <w:tc>
          <w:tcPr>
            <w:tcW w:w="2962" w:type="dxa"/>
            <w:vAlign w:val="center"/>
            <w:tcPrChange w:id="1035" w:author="Prouty, Cody S." w:date="2022-05-31T09:55:00Z">
              <w:tcPr>
                <w:tcW w:w="2962" w:type="dxa"/>
                <w:vAlign w:val="center"/>
              </w:tcPr>
            </w:tcPrChange>
          </w:tcPr>
          <w:p w14:paraId="42C56F4D" w14:textId="6C305931" w:rsidR="001A531D" w:rsidRDefault="001A531D" w:rsidP="001A531D">
            <w:pPr>
              <w:spacing w:line="276" w:lineRule="auto"/>
              <w:jc w:val="center"/>
            </w:pPr>
            <w:r>
              <w:t>0.1</w:t>
            </w:r>
            <w:r w:rsidR="00107038">
              <w:t>76</w:t>
            </w:r>
            <w:r>
              <w:t>-0.32</w:t>
            </w:r>
            <w:r w:rsidR="00107038">
              <w:t>4</w:t>
            </w:r>
          </w:p>
        </w:tc>
      </w:tr>
      <w:tr w:rsidR="001A531D" w14:paraId="0E986C7B" w14:textId="77777777" w:rsidTr="005225E3">
        <w:trPr>
          <w:trHeight w:val="576"/>
          <w:jc w:val="center"/>
          <w:trPrChange w:id="1036" w:author="Prouty, Cody S." w:date="2022-05-31T09:55:00Z">
            <w:trPr>
              <w:trHeight w:val="576"/>
              <w:jc w:val="center"/>
            </w:trPr>
          </w:trPrChange>
        </w:trPr>
        <w:tc>
          <w:tcPr>
            <w:tcW w:w="3055" w:type="dxa"/>
            <w:vAlign w:val="center"/>
            <w:tcPrChange w:id="1037" w:author="Prouty, Cody S." w:date="2022-05-31T09:55:00Z">
              <w:tcPr>
                <w:tcW w:w="3055" w:type="dxa"/>
                <w:vAlign w:val="center"/>
              </w:tcPr>
            </w:tcPrChange>
          </w:tcPr>
          <w:p w14:paraId="38BFF8A3" w14:textId="64271E79" w:rsidR="001A531D" w:rsidRDefault="001A531D" w:rsidP="001A531D">
            <w:pPr>
              <w:spacing w:line="276" w:lineRule="auto"/>
              <w:jc w:val="center"/>
            </w:pPr>
            <w:r>
              <w:t>8</w:t>
            </w:r>
          </w:p>
        </w:tc>
        <w:tc>
          <w:tcPr>
            <w:tcW w:w="2880" w:type="dxa"/>
            <w:vAlign w:val="center"/>
            <w:tcPrChange w:id="1038" w:author="Prouty, Cody S." w:date="2022-05-31T09:55:00Z">
              <w:tcPr>
                <w:tcW w:w="2880" w:type="dxa"/>
                <w:vAlign w:val="center"/>
              </w:tcPr>
            </w:tcPrChange>
          </w:tcPr>
          <w:p w14:paraId="37B245E1" w14:textId="0306F252" w:rsidR="001A531D" w:rsidRDefault="001A531D" w:rsidP="001A531D">
            <w:pPr>
              <w:spacing w:line="276" w:lineRule="auto"/>
              <w:jc w:val="center"/>
            </w:pPr>
            <w:r>
              <w:t>0.3</w:t>
            </w:r>
            <w:r w:rsidR="00107038">
              <w:t>39</w:t>
            </w:r>
          </w:p>
        </w:tc>
        <w:tc>
          <w:tcPr>
            <w:tcW w:w="2962" w:type="dxa"/>
            <w:vAlign w:val="center"/>
            <w:tcPrChange w:id="1039" w:author="Prouty, Cody S." w:date="2022-05-31T09:55:00Z">
              <w:tcPr>
                <w:tcW w:w="2962" w:type="dxa"/>
                <w:vAlign w:val="center"/>
              </w:tcPr>
            </w:tcPrChange>
          </w:tcPr>
          <w:p w14:paraId="4D2F9936" w14:textId="266C86E7" w:rsidR="001A531D" w:rsidRDefault="001A531D" w:rsidP="001A531D">
            <w:pPr>
              <w:spacing w:line="276" w:lineRule="auto"/>
              <w:jc w:val="center"/>
            </w:pPr>
            <w:r>
              <w:t>0.26</w:t>
            </w:r>
            <w:r w:rsidR="00107038">
              <w:t>0</w:t>
            </w:r>
            <w:r>
              <w:t>-0.4</w:t>
            </w:r>
            <w:r w:rsidR="00107038">
              <w:t>28</w:t>
            </w:r>
          </w:p>
        </w:tc>
      </w:tr>
      <w:tr w:rsidR="001A531D" w14:paraId="4C9DC969" w14:textId="77777777" w:rsidTr="005225E3">
        <w:trPr>
          <w:trHeight w:val="576"/>
          <w:jc w:val="center"/>
          <w:trPrChange w:id="1040" w:author="Prouty, Cody S." w:date="2022-05-31T09:55:00Z">
            <w:trPr>
              <w:trHeight w:val="576"/>
              <w:jc w:val="center"/>
            </w:trPr>
          </w:trPrChange>
        </w:trPr>
        <w:tc>
          <w:tcPr>
            <w:tcW w:w="3055" w:type="dxa"/>
            <w:vAlign w:val="center"/>
            <w:tcPrChange w:id="1041" w:author="Prouty, Cody S." w:date="2022-05-31T09:55:00Z">
              <w:tcPr>
                <w:tcW w:w="3055" w:type="dxa"/>
                <w:vAlign w:val="center"/>
              </w:tcPr>
            </w:tcPrChange>
          </w:tcPr>
          <w:p w14:paraId="674292FC" w14:textId="06DC4D9F" w:rsidR="001A531D" w:rsidRDefault="001A531D" w:rsidP="001A531D">
            <w:pPr>
              <w:spacing w:line="276" w:lineRule="auto"/>
              <w:jc w:val="center"/>
            </w:pPr>
            <w:r>
              <w:t>10</w:t>
            </w:r>
          </w:p>
        </w:tc>
        <w:tc>
          <w:tcPr>
            <w:tcW w:w="2880" w:type="dxa"/>
            <w:vAlign w:val="center"/>
            <w:tcPrChange w:id="1042" w:author="Prouty, Cody S." w:date="2022-05-31T09:55:00Z">
              <w:tcPr>
                <w:tcW w:w="2880" w:type="dxa"/>
                <w:vAlign w:val="center"/>
              </w:tcPr>
            </w:tcPrChange>
          </w:tcPr>
          <w:p w14:paraId="000DCAE8" w14:textId="61154E18" w:rsidR="001A531D" w:rsidRDefault="001A531D" w:rsidP="001A531D">
            <w:pPr>
              <w:spacing w:line="276" w:lineRule="auto"/>
              <w:jc w:val="center"/>
            </w:pPr>
            <w:r>
              <w:t>0.43</w:t>
            </w:r>
            <w:r w:rsidR="00107038">
              <w:t>3</w:t>
            </w:r>
          </w:p>
        </w:tc>
        <w:tc>
          <w:tcPr>
            <w:tcW w:w="2962" w:type="dxa"/>
            <w:vAlign w:val="center"/>
            <w:tcPrChange w:id="1043" w:author="Prouty, Cody S." w:date="2022-05-31T09:55:00Z">
              <w:tcPr>
                <w:tcW w:w="2962" w:type="dxa"/>
                <w:vAlign w:val="center"/>
              </w:tcPr>
            </w:tcPrChange>
          </w:tcPr>
          <w:p w14:paraId="2C2DD556" w14:textId="6CE34E35" w:rsidR="001A531D" w:rsidRDefault="001A531D" w:rsidP="001A531D">
            <w:pPr>
              <w:spacing w:line="276" w:lineRule="auto"/>
              <w:jc w:val="center"/>
            </w:pPr>
            <w:r>
              <w:t>0.34</w:t>
            </w:r>
            <w:r w:rsidR="00107038">
              <w:t>3</w:t>
            </w:r>
            <w:r>
              <w:t>-0.52</w:t>
            </w:r>
            <w:r w:rsidR="00107038">
              <w:t>6</w:t>
            </w:r>
          </w:p>
        </w:tc>
      </w:tr>
      <w:tr w:rsidR="001A531D" w14:paraId="7E798F2C" w14:textId="77777777" w:rsidTr="005225E3">
        <w:trPr>
          <w:trHeight w:val="576"/>
          <w:jc w:val="center"/>
          <w:trPrChange w:id="1044" w:author="Prouty, Cody S." w:date="2022-05-31T09:55:00Z">
            <w:trPr>
              <w:trHeight w:val="576"/>
              <w:jc w:val="center"/>
            </w:trPr>
          </w:trPrChange>
        </w:trPr>
        <w:tc>
          <w:tcPr>
            <w:tcW w:w="3055" w:type="dxa"/>
            <w:vAlign w:val="center"/>
            <w:tcPrChange w:id="1045" w:author="Prouty, Cody S." w:date="2022-05-31T09:55:00Z">
              <w:tcPr>
                <w:tcW w:w="3055" w:type="dxa"/>
                <w:vAlign w:val="center"/>
              </w:tcPr>
            </w:tcPrChange>
          </w:tcPr>
          <w:p w14:paraId="28A5D7F8" w14:textId="6217F0F9" w:rsidR="001A531D" w:rsidRDefault="001A531D" w:rsidP="001A531D">
            <w:pPr>
              <w:spacing w:line="276" w:lineRule="auto"/>
              <w:jc w:val="center"/>
            </w:pPr>
            <w:r>
              <w:t>12</w:t>
            </w:r>
          </w:p>
        </w:tc>
        <w:tc>
          <w:tcPr>
            <w:tcW w:w="2880" w:type="dxa"/>
            <w:vAlign w:val="center"/>
            <w:tcPrChange w:id="1046" w:author="Prouty, Cody S." w:date="2022-05-31T09:55:00Z">
              <w:tcPr>
                <w:tcW w:w="2880" w:type="dxa"/>
                <w:vAlign w:val="center"/>
              </w:tcPr>
            </w:tcPrChange>
          </w:tcPr>
          <w:p w14:paraId="7D5B035B" w14:textId="0B8BC7EA" w:rsidR="001A531D" w:rsidRDefault="001A531D" w:rsidP="001A531D">
            <w:pPr>
              <w:spacing w:line="276" w:lineRule="auto"/>
              <w:jc w:val="center"/>
            </w:pPr>
            <w:r w:rsidRPr="001A531D">
              <w:t>0.5</w:t>
            </w:r>
            <w:r>
              <w:t>1</w:t>
            </w:r>
            <w:r w:rsidR="00107038">
              <w:t>2</w:t>
            </w:r>
          </w:p>
        </w:tc>
        <w:tc>
          <w:tcPr>
            <w:tcW w:w="2962" w:type="dxa"/>
            <w:vAlign w:val="center"/>
            <w:tcPrChange w:id="1047" w:author="Prouty, Cody S." w:date="2022-05-31T09:55:00Z">
              <w:tcPr>
                <w:tcW w:w="2962" w:type="dxa"/>
                <w:vAlign w:val="center"/>
              </w:tcPr>
            </w:tcPrChange>
          </w:tcPr>
          <w:p w14:paraId="279CB817" w14:textId="4A1ADDC4" w:rsidR="001A531D" w:rsidRDefault="001A531D" w:rsidP="001A531D">
            <w:pPr>
              <w:spacing w:line="276" w:lineRule="auto"/>
              <w:jc w:val="center"/>
            </w:pPr>
            <w:r w:rsidRPr="001A531D">
              <w:t>0.4</w:t>
            </w:r>
            <w:r w:rsidR="00107038">
              <w:t>16</w:t>
            </w:r>
            <w:r>
              <w:t>-</w:t>
            </w:r>
            <w:r w:rsidRPr="001A531D">
              <w:t>0.6</w:t>
            </w:r>
            <w:r>
              <w:t>0</w:t>
            </w:r>
            <w:r w:rsidR="00107038">
              <w:t>7</w:t>
            </w:r>
          </w:p>
        </w:tc>
      </w:tr>
      <w:tr w:rsidR="001A531D" w14:paraId="150EE993" w14:textId="77777777" w:rsidTr="005225E3">
        <w:trPr>
          <w:trHeight w:val="576"/>
          <w:jc w:val="center"/>
          <w:trPrChange w:id="1048" w:author="Prouty, Cody S." w:date="2022-05-31T09:55:00Z">
            <w:trPr>
              <w:trHeight w:val="576"/>
              <w:jc w:val="center"/>
            </w:trPr>
          </w:trPrChange>
        </w:trPr>
        <w:tc>
          <w:tcPr>
            <w:tcW w:w="3055" w:type="dxa"/>
            <w:vAlign w:val="center"/>
            <w:tcPrChange w:id="1049" w:author="Prouty, Cody S." w:date="2022-05-31T09:55:00Z">
              <w:tcPr>
                <w:tcW w:w="3055" w:type="dxa"/>
                <w:vAlign w:val="center"/>
              </w:tcPr>
            </w:tcPrChange>
          </w:tcPr>
          <w:p w14:paraId="10BDD732" w14:textId="77DADE73" w:rsidR="001A531D" w:rsidRDefault="001A531D" w:rsidP="001A531D">
            <w:pPr>
              <w:spacing w:line="276" w:lineRule="auto"/>
              <w:jc w:val="center"/>
            </w:pPr>
            <w:r>
              <w:t>14</w:t>
            </w:r>
          </w:p>
        </w:tc>
        <w:tc>
          <w:tcPr>
            <w:tcW w:w="2880" w:type="dxa"/>
            <w:vAlign w:val="center"/>
            <w:tcPrChange w:id="1050" w:author="Prouty, Cody S." w:date="2022-05-31T09:55:00Z">
              <w:tcPr>
                <w:tcW w:w="2880" w:type="dxa"/>
                <w:vAlign w:val="center"/>
              </w:tcPr>
            </w:tcPrChange>
          </w:tcPr>
          <w:p w14:paraId="5DF560DE" w14:textId="26048732" w:rsidR="001A531D" w:rsidRDefault="001A531D" w:rsidP="001A531D">
            <w:pPr>
              <w:spacing w:line="276" w:lineRule="auto"/>
              <w:jc w:val="center"/>
            </w:pPr>
            <w:r w:rsidRPr="001A531D">
              <w:t>0.</w:t>
            </w:r>
            <w:r>
              <w:t>57</w:t>
            </w:r>
            <w:r w:rsidR="00107038">
              <w:t>3</w:t>
            </w:r>
          </w:p>
        </w:tc>
        <w:tc>
          <w:tcPr>
            <w:tcW w:w="2962" w:type="dxa"/>
            <w:vAlign w:val="center"/>
            <w:tcPrChange w:id="1051" w:author="Prouty, Cody S." w:date="2022-05-31T09:55:00Z">
              <w:tcPr>
                <w:tcW w:w="2962" w:type="dxa"/>
                <w:vAlign w:val="center"/>
              </w:tcPr>
            </w:tcPrChange>
          </w:tcPr>
          <w:p w14:paraId="29921E55" w14:textId="5CA0BE3D" w:rsidR="001A531D" w:rsidRDefault="001A531D" w:rsidP="001A531D">
            <w:pPr>
              <w:spacing w:line="276" w:lineRule="auto"/>
              <w:jc w:val="center"/>
            </w:pPr>
            <w:r w:rsidRPr="001A531D">
              <w:t>0.</w:t>
            </w:r>
            <w:r>
              <w:t>47</w:t>
            </w:r>
            <w:r w:rsidR="00107038">
              <w:t>5</w:t>
            </w:r>
            <w:r>
              <w:t>-</w:t>
            </w:r>
            <w:r w:rsidRPr="001A531D">
              <w:t>0.</w:t>
            </w:r>
            <w:r>
              <w:t>666</w:t>
            </w:r>
          </w:p>
        </w:tc>
      </w:tr>
      <w:tr w:rsidR="001A531D" w14:paraId="5436A394" w14:textId="77777777" w:rsidTr="005225E3">
        <w:trPr>
          <w:trHeight w:val="576"/>
          <w:jc w:val="center"/>
          <w:trPrChange w:id="1052" w:author="Prouty, Cody S." w:date="2022-05-31T09:55:00Z">
            <w:trPr>
              <w:trHeight w:val="576"/>
              <w:jc w:val="center"/>
            </w:trPr>
          </w:trPrChange>
        </w:trPr>
        <w:tc>
          <w:tcPr>
            <w:tcW w:w="3055" w:type="dxa"/>
            <w:vAlign w:val="center"/>
            <w:tcPrChange w:id="1053" w:author="Prouty, Cody S." w:date="2022-05-31T09:55:00Z">
              <w:tcPr>
                <w:tcW w:w="3055" w:type="dxa"/>
                <w:vAlign w:val="center"/>
              </w:tcPr>
            </w:tcPrChange>
          </w:tcPr>
          <w:p w14:paraId="5A7DD175" w14:textId="77BC3281" w:rsidR="001A531D" w:rsidRDefault="001A531D" w:rsidP="001A531D">
            <w:pPr>
              <w:spacing w:line="276" w:lineRule="auto"/>
              <w:jc w:val="center"/>
            </w:pPr>
            <w:r>
              <w:t>16</w:t>
            </w:r>
          </w:p>
        </w:tc>
        <w:tc>
          <w:tcPr>
            <w:tcW w:w="2880" w:type="dxa"/>
            <w:vAlign w:val="center"/>
            <w:tcPrChange w:id="1054" w:author="Prouty, Cody S." w:date="2022-05-31T09:55:00Z">
              <w:tcPr>
                <w:tcW w:w="2880" w:type="dxa"/>
                <w:vAlign w:val="center"/>
              </w:tcPr>
            </w:tcPrChange>
          </w:tcPr>
          <w:p w14:paraId="27D951AB" w14:textId="5F5B989C" w:rsidR="001A531D" w:rsidRPr="001A531D" w:rsidRDefault="001A531D" w:rsidP="001A531D">
            <w:pPr>
              <w:spacing w:line="276" w:lineRule="auto"/>
              <w:jc w:val="center"/>
            </w:pPr>
            <w:r>
              <w:t>0.61</w:t>
            </w:r>
            <w:r w:rsidR="00107038">
              <w:t>4</w:t>
            </w:r>
          </w:p>
        </w:tc>
        <w:tc>
          <w:tcPr>
            <w:tcW w:w="2962" w:type="dxa"/>
            <w:vAlign w:val="center"/>
            <w:tcPrChange w:id="1055" w:author="Prouty, Cody S." w:date="2022-05-31T09:55:00Z">
              <w:tcPr>
                <w:tcW w:w="2962" w:type="dxa"/>
                <w:vAlign w:val="center"/>
              </w:tcPr>
            </w:tcPrChange>
          </w:tcPr>
          <w:p w14:paraId="571ED0A1" w14:textId="3ED3F414" w:rsidR="001A531D" w:rsidRPr="001A531D" w:rsidRDefault="001A531D" w:rsidP="001A531D">
            <w:pPr>
              <w:spacing w:line="276" w:lineRule="auto"/>
              <w:jc w:val="center"/>
            </w:pPr>
            <w:r>
              <w:t>0.517-0.70</w:t>
            </w:r>
            <w:r w:rsidR="00107038">
              <w:t>2</w:t>
            </w:r>
          </w:p>
        </w:tc>
      </w:tr>
      <w:tr w:rsidR="001A531D" w14:paraId="47D5EBE8" w14:textId="77777777" w:rsidTr="005225E3">
        <w:trPr>
          <w:trHeight w:val="576"/>
          <w:jc w:val="center"/>
          <w:trPrChange w:id="1056" w:author="Prouty, Cody S." w:date="2022-05-31T09:55:00Z">
            <w:trPr>
              <w:trHeight w:val="576"/>
              <w:jc w:val="center"/>
            </w:trPr>
          </w:trPrChange>
        </w:trPr>
        <w:tc>
          <w:tcPr>
            <w:tcW w:w="3055" w:type="dxa"/>
            <w:vAlign w:val="center"/>
            <w:tcPrChange w:id="1057" w:author="Prouty, Cody S." w:date="2022-05-31T09:55:00Z">
              <w:tcPr>
                <w:tcW w:w="3055" w:type="dxa"/>
                <w:vAlign w:val="center"/>
              </w:tcPr>
            </w:tcPrChange>
          </w:tcPr>
          <w:p w14:paraId="097FBE81" w14:textId="0178DF30" w:rsidR="001A531D" w:rsidRDefault="001A531D" w:rsidP="001A531D">
            <w:pPr>
              <w:spacing w:line="276" w:lineRule="auto"/>
              <w:jc w:val="center"/>
            </w:pPr>
            <w:r>
              <w:t>18</w:t>
            </w:r>
          </w:p>
        </w:tc>
        <w:tc>
          <w:tcPr>
            <w:tcW w:w="2880" w:type="dxa"/>
            <w:vAlign w:val="center"/>
            <w:tcPrChange w:id="1058" w:author="Prouty, Cody S." w:date="2022-05-31T09:55:00Z">
              <w:tcPr>
                <w:tcW w:w="2880" w:type="dxa"/>
                <w:vAlign w:val="center"/>
              </w:tcPr>
            </w:tcPrChange>
          </w:tcPr>
          <w:p w14:paraId="04BC1563" w14:textId="0AEF77BB" w:rsidR="001A531D" w:rsidRPr="001A531D" w:rsidRDefault="001A531D" w:rsidP="001A531D">
            <w:pPr>
              <w:spacing w:line="276" w:lineRule="auto"/>
              <w:jc w:val="center"/>
            </w:pPr>
            <w:r>
              <w:t>0.63</w:t>
            </w:r>
            <w:r w:rsidR="00107038">
              <w:t>6</w:t>
            </w:r>
          </w:p>
        </w:tc>
        <w:tc>
          <w:tcPr>
            <w:tcW w:w="2962" w:type="dxa"/>
            <w:vAlign w:val="center"/>
            <w:tcPrChange w:id="1059" w:author="Prouty, Cody S." w:date="2022-05-31T09:55:00Z">
              <w:tcPr>
                <w:tcW w:w="2962" w:type="dxa"/>
                <w:vAlign w:val="center"/>
              </w:tcPr>
            </w:tcPrChange>
          </w:tcPr>
          <w:p w14:paraId="3E8D251F" w14:textId="38C278B3" w:rsidR="001A531D" w:rsidRPr="001A531D" w:rsidRDefault="001A531D" w:rsidP="001A531D">
            <w:pPr>
              <w:spacing w:line="276" w:lineRule="auto"/>
              <w:jc w:val="center"/>
            </w:pPr>
            <w:r>
              <w:t>0.54</w:t>
            </w:r>
            <w:r w:rsidR="00107038">
              <w:t>2</w:t>
            </w:r>
            <w:r>
              <w:t>-0.7</w:t>
            </w:r>
            <w:r w:rsidR="00107038">
              <w:t>20</w:t>
            </w:r>
          </w:p>
        </w:tc>
      </w:tr>
      <w:tr w:rsidR="001A531D" w14:paraId="19C206E8" w14:textId="77777777" w:rsidTr="005225E3">
        <w:trPr>
          <w:trHeight w:val="576"/>
          <w:jc w:val="center"/>
          <w:trPrChange w:id="1060" w:author="Prouty, Cody S." w:date="2022-05-31T09:55:00Z">
            <w:trPr>
              <w:trHeight w:val="576"/>
              <w:jc w:val="center"/>
            </w:trPr>
          </w:trPrChange>
        </w:trPr>
        <w:tc>
          <w:tcPr>
            <w:tcW w:w="3055" w:type="dxa"/>
            <w:vAlign w:val="center"/>
            <w:tcPrChange w:id="1061" w:author="Prouty, Cody S." w:date="2022-05-31T09:55:00Z">
              <w:tcPr>
                <w:tcW w:w="3055" w:type="dxa"/>
                <w:vAlign w:val="center"/>
              </w:tcPr>
            </w:tcPrChange>
          </w:tcPr>
          <w:p w14:paraId="0F10E257" w14:textId="2C8F1961" w:rsidR="001A531D" w:rsidRPr="00C21411" w:rsidRDefault="001A531D" w:rsidP="001A531D">
            <w:pPr>
              <w:spacing w:line="276" w:lineRule="auto"/>
              <w:jc w:val="center"/>
              <w:rPr>
                <w:b/>
                <w:bCs/>
              </w:rPr>
            </w:pPr>
            <w:r w:rsidRPr="00C21411">
              <w:rPr>
                <w:b/>
                <w:bCs/>
              </w:rPr>
              <w:t>20</w:t>
            </w:r>
          </w:p>
        </w:tc>
        <w:tc>
          <w:tcPr>
            <w:tcW w:w="2880" w:type="dxa"/>
            <w:vAlign w:val="center"/>
            <w:tcPrChange w:id="1062" w:author="Prouty, Cody S." w:date="2022-05-31T09:55:00Z">
              <w:tcPr>
                <w:tcW w:w="2880" w:type="dxa"/>
                <w:vAlign w:val="center"/>
              </w:tcPr>
            </w:tcPrChange>
          </w:tcPr>
          <w:p w14:paraId="15C7E937" w14:textId="5F5BA704" w:rsidR="001A531D" w:rsidRPr="00C21411" w:rsidRDefault="001A531D" w:rsidP="001A531D">
            <w:pPr>
              <w:spacing w:line="276" w:lineRule="auto"/>
              <w:jc w:val="center"/>
              <w:rPr>
                <w:b/>
                <w:bCs/>
              </w:rPr>
            </w:pPr>
            <w:r w:rsidRPr="00C21411">
              <w:rPr>
                <w:b/>
                <w:bCs/>
              </w:rPr>
              <w:t>0.6</w:t>
            </w:r>
            <w:r w:rsidR="00107038" w:rsidRPr="00C21411">
              <w:rPr>
                <w:b/>
                <w:bCs/>
              </w:rPr>
              <w:t>40</w:t>
            </w:r>
          </w:p>
        </w:tc>
        <w:tc>
          <w:tcPr>
            <w:tcW w:w="2962" w:type="dxa"/>
            <w:vAlign w:val="center"/>
            <w:tcPrChange w:id="1063" w:author="Prouty, Cody S." w:date="2022-05-31T09:55:00Z">
              <w:tcPr>
                <w:tcW w:w="2962" w:type="dxa"/>
                <w:vAlign w:val="center"/>
              </w:tcPr>
            </w:tcPrChange>
          </w:tcPr>
          <w:p w14:paraId="314AB301" w14:textId="284B0ABB" w:rsidR="001A531D" w:rsidRPr="00C21411" w:rsidRDefault="001A531D" w:rsidP="001A531D">
            <w:pPr>
              <w:spacing w:line="276" w:lineRule="auto"/>
              <w:jc w:val="center"/>
              <w:rPr>
                <w:b/>
                <w:bCs/>
              </w:rPr>
            </w:pPr>
            <w:r w:rsidRPr="00C21411">
              <w:rPr>
                <w:b/>
                <w:bCs/>
              </w:rPr>
              <w:t>0.54</w:t>
            </w:r>
            <w:r w:rsidR="00107038" w:rsidRPr="00C21411">
              <w:rPr>
                <w:b/>
                <w:bCs/>
              </w:rPr>
              <w:t>9</w:t>
            </w:r>
            <w:r w:rsidRPr="00C21411">
              <w:rPr>
                <w:b/>
                <w:bCs/>
              </w:rPr>
              <w:t>-0.7</w:t>
            </w:r>
            <w:r w:rsidR="00107038" w:rsidRPr="00C21411">
              <w:rPr>
                <w:b/>
                <w:bCs/>
              </w:rPr>
              <w:t>22</w:t>
            </w:r>
          </w:p>
        </w:tc>
      </w:tr>
      <w:tr w:rsidR="001A531D" w14:paraId="37882792" w14:textId="77777777" w:rsidTr="005225E3">
        <w:trPr>
          <w:trHeight w:val="576"/>
          <w:jc w:val="center"/>
          <w:trPrChange w:id="1064" w:author="Prouty, Cody S." w:date="2022-05-31T09:55:00Z">
            <w:trPr>
              <w:trHeight w:val="576"/>
              <w:jc w:val="center"/>
            </w:trPr>
          </w:trPrChange>
        </w:trPr>
        <w:tc>
          <w:tcPr>
            <w:tcW w:w="3055" w:type="dxa"/>
            <w:vAlign w:val="center"/>
            <w:tcPrChange w:id="1065" w:author="Prouty, Cody S." w:date="2022-05-31T09:55:00Z">
              <w:tcPr>
                <w:tcW w:w="3055" w:type="dxa"/>
                <w:vAlign w:val="center"/>
              </w:tcPr>
            </w:tcPrChange>
          </w:tcPr>
          <w:p w14:paraId="1750FBDC" w14:textId="4A32FF27" w:rsidR="001A531D" w:rsidRDefault="001A531D" w:rsidP="001A531D">
            <w:pPr>
              <w:spacing w:line="276" w:lineRule="auto"/>
              <w:jc w:val="center"/>
            </w:pPr>
            <w:r>
              <w:t>22</w:t>
            </w:r>
          </w:p>
        </w:tc>
        <w:tc>
          <w:tcPr>
            <w:tcW w:w="2880" w:type="dxa"/>
            <w:vAlign w:val="center"/>
            <w:tcPrChange w:id="1066" w:author="Prouty, Cody S." w:date="2022-05-31T09:55:00Z">
              <w:tcPr>
                <w:tcW w:w="2880" w:type="dxa"/>
                <w:vAlign w:val="center"/>
              </w:tcPr>
            </w:tcPrChange>
          </w:tcPr>
          <w:p w14:paraId="18DADCB9" w14:textId="0770D005" w:rsidR="001A531D" w:rsidRPr="001A531D" w:rsidRDefault="001A531D" w:rsidP="001A531D">
            <w:pPr>
              <w:spacing w:line="276" w:lineRule="auto"/>
              <w:jc w:val="center"/>
            </w:pPr>
            <w:r>
              <w:t>0.6</w:t>
            </w:r>
            <w:r w:rsidR="00107038">
              <w:t>26</w:t>
            </w:r>
          </w:p>
        </w:tc>
        <w:tc>
          <w:tcPr>
            <w:tcW w:w="2962" w:type="dxa"/>
            <w:vAlign w:val="center"/>
            <w:tcPrChange w:id="1067" w:author="Prouty, Cody S." w:date="2022-05-31T09:55:00Z">
              <w:tcPr>
                <w:tcW w:w="2962" w:type="dxa"/>
                <w:vAlign w:val="center"/>
              </w:tcPr>
            </w:tcPrChange>
          </w:tcPr>
          <w:p w14:paraId="1F5268B8" w14:textId="6648682C" w:rsidR="001A531D" w:rsidRPr="001A531D" w:rsidRDefault="001A531D" w:rsidP="001A531D">
            <w:pPr>
              <w:spacing w:line="276" w:lineRule="auto"/>
              <w:jc w:val="center"/>
            </w:pPr>
            <w:r>
              <w:t>0.5</w:t>
            </w:r>
            <w:r w:rsidR="00107038">
              <w:t>34</w:t>
            </w:r>
            <w:r>
              <w:t>-0.7</w:t>
            </w:r>
            <w:r w:rsidR="00107038">
              <w:t>10</w:t>
            </w:r>
          </w:p>
        </w:tc>
      </w:tr>
      <w:tr w:rsidR="001A531D" w14:paraId="330642EC" w14:textId="77777777" w:rsidTr="005225E3">
        <w:trPr>
          <w:trHeight w:val="576"/>
          <w:jc w:val="center"/>
          <w:trPrChange w:id="1068" w:author="Prouty, Cody S." w:date="2022-05-31T09:55:00Z">
            <w:trPr>
              <w:trHeight w:val="576"/>
              <w:jc w:val="center"/>
            </w:trPr>
          </w:trPrChange>
        </w:trPr>
        <w:tc>
          <w:tcPr>
            <w:tcW w:w="3055" w:type="dxa"/>
            <w:vAlign w:val="center"/>
            <w:tcPrChange w:id="1069" w:author="Prouty, Cody S." w:date="2022-05-31T09:55:00Z">
              <w:tcPr>
                <w:tcW w:w="3055" w:type="dxa"/>
                <w:vAlign w:val="center"/>
              </w:tcPr>
            </w:tcPrChange>
          </w:tcPr>
          <w:p w14:paraId="3249FDC0" w14:textId="61E5A009" w:rsidR="001A531D" w:rsidRDefault="001A531D" w:rsidP="001A531D">
            <w:pPr>
              <w:spacing w:line="276" w:lineRule="auto"/>
              <w:jc w:val="center"/>
            </w:pPr>
            <w:r>
              <w:t>24</w:t>
            </w:r>
          </w:p>
        </w:tc>
        <w:tc>
          <w:tcPr>
            <w:tcW w:w="2880" w:type="dxa"/>
            <w:vAlign w:val="center"/>
            <w:tcPrChange w:id="1070" w:author="Prouty, Cody S." w:date="2022-05-31T09:55:00Z">
              <w:tcPr>
                <w:tcW w:w="2880" w:type="dxa"/>
                <w:vAlign w:val="center"/>
              </w:tcPr>
            </w:tcPrChange>
          </w:tcPr>
          <w:p w14:paraId="5B988F1B" w14:textId="43DF4B6D" w:rsidR="001A531D" w:rsidRPr="001A531D" w:rsidRDefault="001A531D" w:rsidP="001A531D">
            <w:pPr>
              <w:spacing w:line="276" w:lineRule="auto"/>
              <w:jc w:val="center"/>
            </w:pPr>
            <w:r>
              <w:t>0.5</w:t>
            </w:r>
            <w:r w:rsidR="00107038">
              <w:t>95</w:t>
            </w:r>
          </w:p>
        </w:tc>
        <w:tc>
          <w:tcPr>
            <w:tcW w:w="2962" w:type="dxa"/>
            <w:vAlign w:val="center"/>
            <w:tcPrChange w:id="1071" w:author="Prouty, Cody S." w:date="2022-05-31T09:55:00Z">
              <w:tcPr>
                <w:tcW w:w="2962" w:type="dxa"/>
                <w:vAlign w:val="center"/>
              </w:tcPr>
            </w:tcPrChange>
          </w:tcPr>
          <w:p w14:paraId="06B6EF48" w14:textId="48977D76" w:rsidR="001A531D" w:rsidRPr="001A531D" w:rsidRDefault="001A531D" w:rsidP="001A531D">
            <w:pPr>
              <w:spacing w:line="276" w:lineRule="auto"/>
              <w:jc w:val="center"/>
            </w:pPr>
            <w:r>
              <w:t>0.4</w:t>
            </w:r>
            <w:r w:rsidR="00107038">
              <w:t>94</w:t>
            </w:r>
            <w:r>
              <w:t>-0.6</w:t>
            </w:r>
            <w:r w:rsidR="00107038">
              <w:t>88</w:t>
            </w:r>
          </w:p>
        </w:tc>
      </w:tr>
      <w:tr w:rsidR="001A531D" w14:paraId="39D92E71" w14:textId="77777777" w:rsidTr="005225E3">
        <w:trPr>
          <w:trHeight w:val="576"/>
          <w:jc w:val="center"/>
          <w:trPrChange w:id="1072" w:author="Prouty, Cody S." w:date="2022-05-31T09:55:00Z">
            <w:trPr>
              <w:trHeight w:val="576"/>
              <w:jc w:val="center"/>
            </w:trPr>
          </w:trPrChange>
        </w:trPr>
        <w:tc>
          <w:tcPr>
            <w:tcW w:w="3055" w:type="dxa"/>
            <w:vAlign w:val="center"/>
            <w:tcPrChange w:id="1073" w:author="Prouty, Cody S." w:date="2022-05-31T09:55:00Z">
              <w:tcPr>
                <w:tcW w:w="3055" w:type="dxa"/>
                <w:vAlign w:val="center"/>
              </w:tcPr>
            </w:tcPrChange>
          </w:tcPr>
          <w:p w14:paraId="14FBA50C" w14:textId="502D5FB9" w:rsidR="001A531D" w:rsidRDefault="001A531D" w:rsidP="001A531D">
            <w:pPr>
              <w:spacing w:line="276" w:lineRule="auto"/>
              <w:jc w:val="center"/>
            </w:pPr>
            <w:r>
              <w:t>26</w:t>
            </w:r>
          </w:p>
        </w:tc>
        <w:tc>
          <w:tcPr>
            <w:tcW w:w="2880" w:type="dxa"/>
            <w:vAlign w:val="center"/>
            <w:tcPrChange w:id="1074" w:author="Prouty, Cody S." w:date="2022-05-31T09:55:00Z">
              <w:tcPr>
                <w:tcW w:w="2880" w:type="dxa"/>
                <w:vAlign w:val="center"/>
              </w:tcPr>
            </w:tcPrChange>
          </w:tcPr>
          <w:p w14:paraId="14F78C90" w14:textId="554B8DE6" w:rsidR="001A531D" w:rsidRPr="001A531D" w:rsidRDefault="001A531D" w:rsidP="001A531D">
            <w:pPr>
              <w:spacing w:line="276" w:lineRule="auto"/>
              <w:jc w:val="center"/>
            </w:pPr>
            <w:r>
              <w:t>0.5</w:t>
            </w:r>
            <w:r w:rsidR="00107038">
              <w:t>43</w:t>
            </w:r>
          </w:p>
        </w:tc>
        <w:tc>
          <w:tcPr>
            <w:tcW w:w="2962" w:type="dxa"/>
            <w:vAlign w:val="center"/>
            <w:tcPrChange w:id="1075" w:author="Prouty, Cody S." w:date="2022-05-31T09:55:00Z">
              <w:tcPr>
                <w:tcW w:w="2962" w:type="dxa"/>
                <w:vAlign w:val="center"/>
              </w:tcPr>
            </w:tcPrChange>
          </w:tcPr>
          <w:p w14:paraId="77D8238F" w14:textId="400E2EB8" w:rsidR="001A531D" w:rsidRPr="001A531D" w:rsidRDefault="001A531D" w:rsidP="001A531D">
            <w:pPr>
              <w:spacing w:line="276" w:lineRule="auto"/>
              <w:jc w:val="center"/>
            </w:pPr>
            <w:r>
              <w:t>0.4</w:t>
            </w:r>
            <w:r w:rsidR="00107038">
              <w:t>25</w:t>
            </w:r>
            <w:r>
              <w:t>-0.6</w:t>
            </w:r>
            <w:r w:rsidR="00107038">
              <w:t>57</w:t>
            </w:r>
          </w:p>
        </w:tc>
      </w:tr>
      <w:tr w:rsidR="001A531D" w14:paraId="3F61941E" w14:textId="77777777" w:rsidTr="005225E3">
        <w:trPr>
          <w:trHeight w:val="576"/>
          <w:jc w:val="center"/>
          <w:trPrChange w:id="1076" w:author="Prouty, Cody S." w:date="2022-05-31T09:55:00Z">
            <w:trPr>
              <w:trHeight w:val="576"/>
              <w:jc w:val="center"/>
            </w:trPr>
          </w:trPrChange>
        </w:trPr>
        <w:tc>
          <w:tcPr>
            <w:tcW w:w="3055" w:type="dxa"/>
            <w:vAlign w:val="center"/>
            <w:tcPrChange w:id="1077" w:author="Prouty, Cody S." w:date="2022-05-31T09:55:00Z">
              <w:tcPr>
                <w:tcW w:w="3055" w:type="dxa"/>
                <w:vAlign w:val="center"/>
              </w:tcPr>
            </w:tcPrChange>
          </w:tcPr>
          <w:p w14:paraId="76341900" w14:textId="50F0AC96" w:rsidR="001A531D" w:rsidRDefault="001A531D" w:rsidP="001A531D">
            <w:pPr>
              <w:spacing w:line="276" w:lineRule="auto"/>
              <w:jc w:val="center"/>
            </w:pPr>
            <w:r>
              <w:t>28</w:t>
            </w:r>
          </w:p>
        </w:tc>
        <w:tc>
          <w:tcPr>
            <w:tcW w:w="2880" w:type="dxa"/>
            <w:vAlign w:val="center"/>
            <w:tcPrChange w:id="1078" w:author="Prouty, Cody S." w:date="2022-05-31T09:55:00Z">
              <w:tcPr>
                <w:tcW w:w="2880" w:type="dxa"/>
                <w:vAlign w:val="center"/>
              </w:tcPr>
            </w:tcPrChange>
          </w:tcPr>
          <w:p w14:paraId="47B0156D" w14:textId="3E6F9E15" w:rsidR="001A531D" w:rsidRPr="001A531D" w:rsidRDefault="001A531D" w:rsidP="001A531D">
            <w:pPr>
              <w:spacing w:line="276" w:lineRule="auto"/>
              <w:jc w:val="center"/>
            </w:pPr>
            <w:r>
              <w:t>0.4</w:t>
            </w:r>
            <w:r w:rsidR="00107038">
              <w:t>72</w:t>
            </w:r>
          </w:p>
        </w:tc>
        <w:tc>
          <w:tcPr>
            <w:tcW w:w="2962" w:type="dxa"/>
            <w:vAlign w:val="center"/>
            <w:tcPrChange w:id="1079" w:author="Prouty, Cody S." w:date="2022-05-31T09:55:00Z">
              <w:tcPr>
                <w:tcW w:w="2962" w:type="dxa"/>
                <w:vAlign w:val="center"/>
              </w:tcPr>
            </w:tcPrChange>
          </w:tcPr>
          <w:p w14:paraId="4932DD53" w14:textId="56652276" w:rsidR="001A531D" w:rsidRPr="001A531D" w:rsidRDefault="001A531D" w:rsidP="001A531D">
            <w:pPr>
              <w:spacing w:line="276" w:lineRule="auto"/>
              <w:jc w:val="center"/>
            </w:pPr>
            <w:r>
              <w:t>0.3</w:t>
            </w:r>
            <w:r w:rsidR="00107038">
              <w:t>31</w:t>
            </w:r>
            <w:r>
              <w:t>-0.</w:t>
            </w:r>
            <w:r w:rsidR="00107038">
              <w:t>618</w:t>
            </w:r>
          </w:p>
        </w:tc>
      </w:tr>
    </w:tbl>
    <w:p w14:paraId="2D216B22" w14:textId="77777777" w:rsidR="001A531D" w:rsidRDefault="001A531D" w:rsidP="001A531D">
      <w:pPr>
        <w:spacing w:line="480" w:lineRule="auto"/>
      </w:pPr>
    </w:p>
    <w:p w14:paraId="13C28A4B" w14:textId="385BD8BB" w:rsidR="001A531D" w:rsidRDefault="00250BE2" w:rsidP="0023316B">
      <w:pPr>
        <w:spacing w:line="480" w:lineRule="auto"/>
        <w:rPr>
          <w:ins w:id="1080" w:author="Prouty, Cody S." w:date="2022-05-31T10:14:00Z"/>
        </w:rPr>
      </w:pPr>
      <w:ins w:id="1081" w:author="Prouty, Cody S." w:date="2022-05-31T10:15:00Z">
        <w:r>
          <w:t xml:space="preserve">Table 3. Estimated Marginal Means (EMMs) and 95% confidence intervals </w:t>
        </w:r>
        <w:proofErr w:type="gramStart"/>
        <w:r>
          <w:t>back-transformed</w:t>
        </w:r>
        <w:proofErr w:type="gramEnd"/>
        <w:r>
          <w:t xml:space="preserve"> to the </w:t>
        </w:r>
      </w:ins>
      <w:ins w:id="1082" w:author="Prouty, Cody S." w:date="2022-05-31T10:17:00Z">
        <w:r>
          <w:t>number of marked bees observed on pollen supplement patties</w:t>
        </w:r>
      </w:ins>
      <w:ins w:id="1083" w:author="Prouty, Cody S." w:date="2022-05-31T10:15:00Z">
        <w:r>
          <w:t xml:space="preserve"> at various ages. </w:t>
        </w:r>
      </w:ins>
    </w:p>
    <w:tbl>
      <w:tblPr>
        <w:tblStyle w:val="TableGrid"/>
        <w:tblW w:w="8897" w:type="dxa"/>
        <w:jc w:val="center"/>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Change w:id="1084" w:author="Prouty, Cody S." w:date="2022-05-31T10:15:00Z">
          <w:tblPr>
            <w:tblStyle w:val="TableGrid"/>
            <w:tblW w:w="8897" w:type="dxa"/>
            <w:jc w:val="center"/>
            <w:tblLook w:val="04A0" w:firstRow="1" w:lastRow="0" w:firstColumn="1" w:lastColumn="0" w:noHBand="0" w:noVBand="1"/>
          </w:tblPr>
        </w:tblPrChange>
      </w:tblPr>
      <w:tblGrid>
        <w:gridCol w:w="3055"/>
        <w:gridCol w:w="3060"/>
        <w:gridCol w:w="2782"/>
        <w:tblGridChange w:id="1085">
          <w:tblGrid>
            <w:gridCol w:w="3055"/>
            <w:gridCol w:w="3060"/>
            <w:gridCol w:w="2782"/>
          </w:tblGrid>
        </w:tblGridChange>
      </w:tblGrid>
      <w:tr w:rsidR="00250BE2" w:rsidRPr="003F28A0" w14:paraId="7F8714B4" w14:textId="77777777" w:rsidTr="00250BE2">
        <w:trPr>
          <w:trHeight w:val="350"/>
          <w:jc w:val="center"/>
          <w:ins w:id="1086" w:author="Prouty, Cody S." w:date="2022-05-31T10:15:00Z"/>
          <w:trPrChange w:id="1087" w:author="Prouty, Cody S." w:date="2022-05-31T10:15:00Z">
            <w:trPr>
              <w:trHeight w:val="350"/>
              <w:jc w:val="center"/>
            </w:trPr>
          </w:trPrChange>
        </w:trPr>
        <w:tc>
          <w:tcPr>
            <w:tcW w:w="3055" w:type="dxa"/>
            <w:tcBorders>
              <w:bottom w:val="single" w:sz="4" w:space="0" w:color="auto"/>
            </w:tcBorders>
            <w:vAlign w:val="center"/>
            <w:tcPrChange w:id="1088" w:author="Prouty, Cody S." w:date="2022-05-31T10:15:00Z">
              <w:tcPr>
                <w:tcW w:w="3055" w:type="dxa"/>
                <w:vAlign w:val="center"/>
              </w:tcPr>
            </w:tcPrChange>
          </w:tcPr>
          <w:p w14:paraId="6D7B0BDE" w14:textId="77777777" w:rsidR="00250BE2" w:rsidRPr="003F28A0" w:rsidRDefault="00250BE2" w:rsidP="000163E4">
            <w:pPr>
              <w:spacing w:line="276" w:lineRule="auto"/>
              <w:jc w:val="center"/>
              <w:rPr>
                <w:ins w:id="1089" w:author="Prouty, Cody S." w:date="2022-05-31T10:15:00Z"/>
                <w:b/>
                <w:bCs/>
              </w:rPr>
            </w:pPr>
            <w:ins w:id="1090" w:author="Prouty, Cody S." w:date="2022-05-31T10:15:00Z">
              <w:r>
                <w:rPr>
                  <w:b/>
                  <w:bCs/>
                </w:rPr>
                <w:t>Age of workers (day)</w:t>
              </w:r>
            </w:ins>
          </w:p>
        </w:tc>
        <w:tc>
          <w:tcPr>
            <w:tcW w:w="3060" w:type="dxa"/>
            <w:tcBorders>
              <w:bottom w:val="single" w:sz="4" w:space="0" w:color="auto"/>
            </w:tcBorders>
            <w:vAlign w:val="center"/>
            <w:tcPrChange w:id="1091" w:author="Prouty, Cody S." w:date="2022-05-31T10:15:00Z">
              <w:tcPr>
                <w:tcW w:w="3060" w:type="dxa"/>
                <w:vAlign w:val="center"/>
              </w:tcPr>
            </w:tcPrChange>
          </w:tcPr>
          <w:p w14:paraId="24832894" w14:textId="77777777" w:rsidR="00250BE2" w:rsidRPr="003F28A0" w:rsidRDefault="00250BE2" w:rsidP="000163E4">
            <w:pPr>
              <w:spacing w:line="276" w:lineRule="auto"/>
              <w:jc w:val="center"/>
              <w:rPr>
                <w:ins w:id="1092" w:author="Prouty, Cody S." w:date="2022-05-31T10:15:00Z"/>
                <w:b/>
                <w:bCs/>
              </w:rPr>
            </w:pPr>
            <w:ins w:id="1093" w:author="Prouty, Cody S." w:date="2022-05-31T10:15:00Z">
              <w:r>
                <w:rPr>
                  <w:b/>
                  <w:bCs/>
                </w:rPr>
                <w:t>Number of bees observed on patty</w:t>
              </w:r>
            </w:ins>
          </w:p>
        </w:tc>
        <w:tc>
          <w:tcPr>
            <w:tcW w:w="2782" w:type="dxa"/>
            <w:tcBorders>
              <w:bottom w:val="single" w:sz="4" w:space="0" w:color="auto"/>
            </w:tcBorders>
            <w:vAlign w:val="center"/>
            <w:tcPrChange w:id="1094" w:author="Prouty, Cody S." w:date="2022-05-31T10:15:00Z">
              <w:tcPr>
                <w:tcW w:w="2782" w:type="dxa"/>
                <w:vAlign w:val="center"/>
              </w:tcPr>
            </w:tcPrChange>
          </w:tcPr>
          <w:p w14:paraId="56B88304" w14:textId="77777777" w:rsidR="00250BE2" w:rsidRPr="003F28A0" w:rsidRDefault="00250BE2" w:rsidP="000163E4">
            <w:pPr>
              <w:spacing w:line="276" w:lineRule="auto"/>
              <w:jc w:val="center"/>
              <w:rPr>
                <w:ins w:id="1095" w:author="Prouty, Cody S." w:date="2022-05-31T10:15:00Z"/>
                <w:b/>
                <w:bCs/>
              </w:rPr>
            </w:pPr>
            <w:ins w:id="1096" w:author="Prouty, Cody S." w:date="2022-05-31T10:15:00Z">
              <w:r w:rsidRPr="003F28A0">
                <w:rPr>
                  <w:b/>
                  <w:bCs/>
                </w:rPr>
                <w:t>95% CI</w:t>
              </w:r>
            </w:ins>
          </w:p>
        </w:tc>
      </w:tr>
      <w:tr w:rsidR="00250BE2" w:rsidRPr="0033624B" w14:paraId="64029E86" w14:textId="77777777" w:rsidTr="00250BE2">
        <w:trPr>
          <w:trHeight w:val="71"/>
          <w:jc w:val="center"/>
          <w:ins w:id="1097" w:author="Prouty, Cody S." w:date="2022-05-31T10:15:00Z"/>
          <w:trPrChange w:id="1098" w:author="Prouty, Cody S." w:date="2022-05-31T10:15:00Z">
            <w:trPr>
              <w:trHeight w:val="71"/>
              <w:jc w:val="center"/>
            </w:trPr>
          </w:trPrChange>
        </w:trPr>
        <w:tc>
          <w:tcPr>
            <w:tcW w:w="3055" w:type="dxa"/>
            <w:tcBorders>
              <w:top w:val="single" w:sz="4" w:space="0" w:color="auto"/>
            </w:tcBorders>
            <w:vAlign w:val="center"/>
            <w:tcPrChange w:id="1099" w:author="Prouty, Cody S." w:date="2022-05-31T10:15:00Z">
              <w:tcPr>
                <w:tcW w:w="3055" w:type="dxa"/>
                <w:vAlign w:val="center"/>
              </w:tcPr>
            </w:tcPrChange>
          </w:tcPr>
          <w:p w14:paraId="7C323EF0" w14:textId="77777777" w:rsidR="00250BE2" w:rsidRDefault="00250BE2" w:rsidP="000163E4">
            <w:pPr>
              <w:spacing w:line="276" w:lineRule="auto"/>
              <w:jc w:val="center"/>
              <w:rPr>
                <w:ins w:id="1100" w:author="Prouty, Cody S." w:date="2022-05-31T10:15:00Z"/>
              </w:rPr>
            </w:pPr>
            <w:ins w:id="1101" w:author="Prouty, Cody S." w:date="2022-05-31T10:15:00Z">
              <w:r>
                <w:t>2</w:t>
              </w:r>
            </w:ins>
          </w:p>
        </w:tc>
        <w:tc>
          <w:tcPr>
            <w:tcW w:w="3060" w:type="dxa"/>
            <w:tcBorders>
              <w:top w:val="single" w:sz="4" w:space="0" w:color="auto"/>
            </w:tcBorders>
            <w:vAlign w:val="bottom"/>
            <w:tcPrChange w:id="1102" w:author="Prouty, Cody S." w:date="2022-05-31T10:15:00Z">
              <w:tcPr>
                <w:tcW w:w="3060" w:type="dxa"/>
                <w:vAlign w:val="bottom"/>
              </w:tcPr>
            </w:tcPrChange>
          </w:tcPr>
          <w:p w14:paraId="2EA57FA4" w14:textId="77777777" w:rsidR="00250BE2" w:rsidRPr="0033624B" w:rsidRDefault="00250BE2" w:rsidP="000163E4">
            <w:pPr>
              <w:spacing w:line="276" w:lineRule="auto"/>
              <w:jc w:val="center"/>
              <w:rPr>
                <w:ins w:id="1103" w:author="Prouty, Cody S." w:date="2022-05-31T10:15:00Z"/>
              </w:rPr>
            </w:pPr>
            <w:ins w:id="1104" w:author="Prouty, Cody S." w:date="2022-05-31T10:15:00Z">
              <w:r w:rsidRPr="0033624B">
                <w:rPr>
                  <w:color w:val="000000"/>
                </w:rPr>
                <w:t>0.082</w:t>
              </w:r>
            </w:ins>
          </w:p>
        </w:tc>
        <w:tc>
          <w:tcPr>
            <w:tcW w:w="2782" w:type="dxa"/>
            <w:tcBorders>
              <w:top w:val="single" w:sz="4" w:space="0" w:color="auto"/>
            </w:tcBorders>
            <w:tcPrChange w:id="1105" w:author="Prouty, Cody S." w:date="2022-05-31T10:15:00Z">
              <w:tcPr>
                <w:tcW w:w="2782" w:type="dxa"/>
              </w:tcPr>
            </w:tcPrChange>
          </w:tcPr>
          <w:p w14:paraId="1E1E7333" w14:textId="77777777" w:rsidR="00250BE2" w:rsidRPr="0033624B" w:rsidRDefault="00250BE2" w:rsidP="000163E4">
            <w:pPr>
              <w:spacing w:line="276" w:lineRule="auto"/>
              <w:jc w:val="center"/>
              <w:rPr>
                <w:ins w:id="1106" w:author="Prouty, Cody S." w:date="2022-05-31T10:15:00Z"/>
              </w:rPr>
            </w:pPr>
            <w:ins w:id="1107" w:author="Prouty, Cody S." w:date="2022-05-31T10:15:00Z">
              <w:r w:rsidRPr="0033624B">
                <w:t xml:space="preserve">0.042 - </w:t>
              </w:r>
              <w:r w:rsidRPr="0033624B">
                <w:rPr>
                  <w:color w:val="000000"/>
                </w:rPr>
                <w:t>0.161</w:t>
              </w:r>
            </w:ins>
          </w:p>
          <w:p w14:paraId="11361CFC" w14:textId="77777777" w:rsidR="00250BE2" w:rsidRPr="0033624B" w:rsidRDefault="00250BE2" w:rsidP="000163E4">
            <w:pPr>
              <w:spacing w:line="276" w:lineRule="auto"/>
              <w:jc w:val="center"/>
              <w:rPr>
                <w:ins w:id="1108" w:author="Prouty, Cody S." w:date="2022-05-31T10:15:00Z"/>
              </w:rPr>
            </w:pPr>
          </w:p>
        </w:tc>
      </w:tr>
      <w:tr w:rsidR="00250BE2" w:rsidRPr="0033624B" w14:paraId="3C205675" w14:textId="77777777" w:rsidTr="00250BE2">
        <w:trPr>
          <w:trHeight w:val="576"/>
          <w:jc w:val="center"/>
          <w:ins w:id="1109" w:author="Prouty, Cody S." w:date="2022-05-31T10:15:00Z"/>
          <w:trPrChange w:id="1110" w:author="Prouty, Cody S." w:date="2022-05-31T10:15:00Z">
            <w:trPr>
              <w:trHeight w:val="576"/>
              <w:jc w:val="center"/>
            </w:trPr>
          </w:trPrChange>
        </w:trPr>
        <w:tc>
          <w:tcPr>
            <w:tcW w:w="3055" w:type="dxa"/>
            <w:vAlign w:val="center"/>
            <w:tcPrChange w:id="1111" w:author="Prouty, Cody S." w:date="2022-05-31T10:15:00Z">
              <w:tcPr>
                <w:tcW w:w="3055" w:type="dxa"/>
                <w:vAlign w:val="center"/>
              </w:tcPr>
            </w:tcPrChange>
          </w:tcPr>
          <w:p w14:paraId="5388769C" w14:textId="77777777" w:rsidR="00250BE2" w:rsidRDefault="00250BE2" w:rsidP="000163E4">
            <w:pPr>
              <w:spacing w:line="276" w:lineRule="auto"/>
              <w:jc w:val="center"/>
              <w:rPr>
                <w:ins w:id="1112" w:author="Prouty, Cody S." w:date="2022-05-31T10:15:00Z"/>
              </w:rPr>
            </w:pPr>
            <w:ins w:id="1113" w:author="Prouty, Cody S." w:date="2022-05-31T10:15:00Z">
              <w:r>
                <w:lastRenderedPageBreak/>
                <w:t>4</w:t>
              </w:r>
            </w:ins>
          </w:p>
        </w:tc>
        <w:tc>
          <w:tcPr>
            <w:tcW w:w="3060" w:type="dxa"/>
            <w:vAlign w:val="bottom"/>
            <w:tcPrChange w:id="1114" w:author="Prouty, Cody S." w:date="2022-05-31T10:15:00Z">
              <w:tcPr>
                <w:tcW w:w="3060" w:type="dxa"/>
                <w:vAlign w:val="bottom"/>
              </w:tcPr>
            </w:tcPrChange>
          </w:tcPr>
          <w:p w14:paraId="353B2925" w14:textId="77777777" w:rsidR="00250BE2" w:rsidRPr="0033624B" w:rsidRDefault="00250BE2" w:rsidP="000163E4">
            <w:pPr>
              <w:spacing w:line="276" w:lineRule="auto"/>
              <w:jc w:val="center"/>
              <w:rPr>
                <w:ins w:id="1115" w:author="Prouty, Cody S." w:date="2022-05-31T10:15:00Z"/>
              </w:rPr>
            </w:pPr>
            <w:ins w:id="1116" w:author="Prouty, Cody S." w:date="2022-05-31T10:15:00Z">
              <w:r w:rsidRPr="0033624B">
                <w:rPr>
                  <w:color w:val="000000"/>
                </w:rPr>
                <w:t>0.189</w:t>
              </w:r>
            </w:ins>
          </w:p>
        </w:tc>
        <w:tc>
          <w:tcPr>
            <w:tcW w:w="2782" w:type="dxa"/>
            <w:tcPrChange w:id="1117" w:author="Prouty, Cody S." w:date="2022-05-31T10:15:00Z">
              <w:tcPr>
                <w:tcW w:w="2782" w:type="dxa"/>
              </w:tcPr>
            </w:tcPrChange>
          </w:tcPr>
          <w:p w14:paraId="39A64E8D" w14:textId="77777777" w:rsidR="00250BE2" w:rsidRPr="0033624B" w:rsidRDefault="00250BE2" w:rsidP="000163E4">
            <w:pPr>
              <w:spacing w:line="276" w:lineRule="auto"/>
              <w:jc w:val="center"/>
              <w:rPr>
                <w:ins w:id="1118" w:author="Prouty, Cody S." w:date="2022-05-31T10:15:00Z"/>
              </w:rPr>
            </w:pPr>
            <w:ins w:id="1119" w:author="Prouty, Cody S." w:date="2022-05-31T10:15:00Z">
              <w:r w:rsidRPr="0033624B">
                <w:t xml:space="preserve">0.113 - </w:t>
              </w:r>
              <w:r w:rsidRPr="0033624B">
                <w:rPr>
                  <w:color w:val="000000"/>
                </w:rPr>
                <w:t>0.315</w:t>
              </w:r>
            </w:ins>
          </w:p>
        </w:tc>
      </w:tr>
      <w:tr w:rsidR="00250BE2" w:rsidRPr="0033624B" w14:paraId="3E907F54" w14:textId="77777777" w:rsidTr="00250BE2">
        <w:trPr>
          <w:trHeight w:val="576"/>
          <w:jc w:val="center"/>
          <w:ins w:id="1120" w:author="Prouty, Cody S." w:date="2022-05-31T10:15:00Z"/>
          <w:trPrChange w:id="1121" w:author="Prouty, Cody S." w:date="2022-05-31T10:15:00Z">
            <w:trPr>
              <w:trHeight w:val="576"/>
              <w:jc w:val="center"/>
            </w:trPr>
          </w:trPrChange>
        </w:trPr>
        <w:tc>
          <w:tcPr>
            <w:tcW w:w="3055" w:type="dxa"/>
            <w:vAlign w:val="center"/>
            <w:tcPrChange w:id="1122" w:author="Prouty, Cody S." w:date="2022-05-31T10:15:00Z">
              <w:tcPr>
                <w:tcW w:w="3055" w:type="dxa"/>
                <w:vAlign w:val="center"/>
              </w:tcPr>
            </w:tcPrChange>
          </w:tcPr>
          <w:p w14:paraId="3FA19B2C" w14:textId="77777777" w:rsidR="00250BE2" w:rsidRDefault="00250BE2" w:rsidP="000163E4">
            <w:pPr>
              <w:spacing w:line="276" w:lineRule="auto"/>
              <w:jc w:val="center"/>
              <w:rPr>
                <w:ins w:id="1123" w:author="Prouty, Cody S." w:date="2022-05-31T10:15:00Z"/>
              </w:rPr>
            </w:pPr>
            <w:ins w:id="1124" w:author="Prouty, Cody S." w:date="2022-05-31T10:15:00Z">
              <w:r>
                <w:t>6</w:t>
              </w:r>
            </w:ins>
          </w:p>
        </w:tc>
        <w:tc>
          <w:tcPr>
            <w:tcW w:w="3060" w:type="dxa"/>
            <w:vAlign w:val="bottom"/>
            <w:tcPrChange w:id="1125" w:author="Prouty, Cody S." w:date="2022-05-31T10:15:00Z">
              <w:tcPr>
                <w:tcW w:w="3060" w:type="dxa"/>
                <w:vAlign w:val="bottom"/>
              </w:tcPr>
            </w:tcPrChange>
          </w:tcPr>
          <w:p w14:paraId="35CACA91" w14:textId="77777777" w:rsidR="00250BE2" w:rsidRPr="0033624B" w:rsidRDefault="00250BE2" w:rsidP="000163E4">
            <w:pPr>
              <w:spacing w:line="276" w:lineRule="auto"/>
              <w:jc w:val="center"/>
              <w:rPr>
                <w:ins w:id="1126" w:author="Prouty, Cody S." w:date="2022-05-31T10:15:00Z"/>
              </w:rPr>
            </w:pPr>
            <w:ins w:id="1127" w:author="Prouty, Cody S." w:date="2022-05-31T10:15:00Z">
              <w:r w:rsidRPr="0033624B">
                <w:rPr>
                  <w:color w:val="000000"/>
                </w:rPr>
                <w:t>0.391</w:t>
              </w:r>
            </w:ins>
          </w:p>
        </w:tc>
        <w:tc>
          <w:tcPr>
            <w:tcW w:w="2782" w:type="dxa"/>
            <w:tcPrChange w:id="1128" w:author="Prouty, Cody S." w:date="2022-05-31T10:15:00Z">
              <w:tcPr>
                <w:tcW w:w="2782" w:type="dxa"/>
              </w:tcPr>
            </w:tcPrChange>
          </w:tcPr>
          <w:p w14:paraId="3FC9DF83" w14:textId="77777777" w:rsidR="00250BE2" w:rsidRPr="0033624B" w:rsidRDefault="00250BE2" w:rsidP="000163E4">
            <w:pPr>
              <w:spacing w:line="276" w:lineRule="auto"/>
              <w:jc w:val="center"/>
              <w:rPr>
                <w:ins w:id="1129" w:author="Prouty, Cody S." w:date="2022-05-31T10:15:00Z"/>
              </w:rPr>
            </w:pPr>
            <w:ins w:id="1130" w:author="Prouty, Cody S." w:date="2022-05-31T10:15:00Z">
              <w:r w:rsidRPr="0033624B">
                <w:t xml:space="preserve">0.261 - </w:t>
              </w:r>
              <w:r w:rsidRPr="0033624B">
                <w:rPr>
                  <w:color w:val="000000"/>
                </w:rPr>
                <w:t>0.586</w:t>
              </w:r>
            </w:ins>
          </w:p>
        </w:tc>
      </w:tr>
      <w:tr w:rsidR="00250BE2" w:rsidRPr="0033624B" w14:paraId="7B73E0ED" w14:textId="77777777" w:rsidTr="00250BE2">
        <w:trPr>
          <w:trHeight w:val="576"/>
          <w:jc w:val="center"/>
          <w:ins w:id="1131" w:author="Prouty, Cody S." w:date="2022-05-31T10:15:00Z"/>
          <w:trPrChange w:id="1132" w:author="Prouty, Cody S." w:date="2022-05-31T10:15:00Z">
            <w:trPr>
              <w:trHeight w:val="576"/>
              <w:jc w:val="center"/>
            </w:trPr>
          </w:trPrChange>
        </w:trPr>
        <w:tc>
          <w:tcPr>
            <w:tcW w:w="3055" w:type="dxa"/>
            <w:vAlign w:val="center"/>
            <w:tcPrChange w:id="1133" w:author="Prouty, Cody S." w:date="2022-05-31T10:15:00Z">
              <w:tcPr>
                <w:tcW w:w="3055" w:type="dxa"/>
                <w:vAlign w:val="center"/>
              </w:tcPr>
            </w:tcPrChange>
          </w:tcPr>
          <w:p w14:paraId="48719215" w14:textId="77777777" w:rsidR="00250BE2" w:rsidRDefault="00250BE2" w:rsidP="000163E4">
            <w:pPr>
              <w:spacing w:line="276" w:lineRule="auto"/>
              <w:jc w:val="center"/>
              <w:rPr>
                <w:ins w:id="1134" w:author="Prouty, Cody S." w:date="2022-05-31T10:15:00Z"/>
              </w:rPr>
            </w:pPr>
            <w:ins w:id="1135" w:author="Prouty, Cody S." w:date="2022-05-31T10:15:00Z">
              <w:r>
                <w:t>8</w:t>
              </w:r>
            </w:ins>
          </w:p>
        </w:tc>
        <w:tc>
          <w:tcPr>
            <w:tcW w:w="3060" w:type="dxa"/>
            <w:vAlign w:val="bottom"/>
            <w:tcPrChange w:id="1136" w:author="Prouty, Cody S." w:date="2022-05-31T10:15:00Z">
              <w:tcPr>
                <w:tcW w:w="3060" w:type="dxa"/>
                <w:vAlign w:val="bottom"/>
              </w:tcPr>
            </w:tcPrChange>
          </w:tcPr>
          <w:p w14:paraId="47FDFDEE" w14:textId="77777777" w:rsidR="00250BE2" w:rsidRPr="0033624B" w:rsidRDefault="00250BE2" w:rsidP="000163E4">
            <w:pPr>
              <w:spacing w:line="276" w:lineRule="auto"/>
              <w:jc w:val="center"/>
              <w:rPr>
                <w:ins w:id="1137" w:author="Prouty, Cody S." w:date="2022-05-31T10:15:00Z"/>
              </w:rPr>
            </w:pPr>
            <w:ins w:id="1138" w:author="Prouty, Cody S." w:date="2022-05-31T10:15:00Z">
              <w:r w:rsidRPr="0033624B">
                <w:rPr>
                  <w:color w:val="000000"/>
                </w:rPr>
                <w:t>0.732</w:t>
              </w:r>
            </w:ins>
          </w:p>
        </w:tc>
        <w:tc>
          <w:tcPr>
            <w:tcW w:w="2782" w:type="dxa"/>
            <w:tcPrChange w:id="1139" w:author="Prouty, Cody S." w:date="2022-05-31T10:15:00Z">
              <w:tcPr>
                <w:tcW w:w="2782" w:type="dxa"/>
              </w:tcPr>
            </w:tcPrChange>
          </w:tcPr>
          <w:p w14:paraId="7603662E" w14:textId="77777777" w:rsidR="00250BE2" w:rsidRPr="0033624B" w:rsidRDefault="00250BE2" w:rsidP="000163E4">
            <w:pPr>
              <w:spacing w:line="276" w:lineRule="auto"/>
              <w:jc w:val="center"/>
              <w:rPr>
                <w:ins w:id="1140" w:author="Prouty, Cody S." w:date="2022-05-31T10:15:00Z"/>
              </w:rPr>
            </w:pPr>
            <w:ins w:id="1141" w:author="Prouty, Cody S." w:date="2022-05-31T10:15:00Z">
              <w:r w:rsidRPr="0033624B">
                <w:t xml:space="preserve">0.517 - </w:t>
              </w:r>
              <w:r w:rsidRPr="0033624B">
                <w:rPr>
                  <w:color w:val="000000"/>
                </w:rPr>
                <w:t>1.036</w:t>
              </w:r>
            </w:ins>
          </w:p>
        </w:tc>
      </w:tr>
      <w:tr w:rsidR="00250BE2" w:rsidRPr="0033624B" w14:paraId="0DC29746" w14:textId="77777777" w:rsidTr="00250BE2">
        <w:trPr>
          <w:trHeight w:val="576"/>
          <w:jc w:val="center"/>
          <w:ins w:id="1142" w:author="Prouty, Cody S." w:date="2022-05-31T10:15:00Z"/>
          <w:trPrChange w:id="1143" w:author="Prouty, Cody S." w:date="2022-05-31T10:15:00Z">
            <w:trPr>
              <w:trHeight w:val="576"/>
              <w:jc w:val="center"/>
            </w:trPr>
          </w:trPrChange>
        </w:trPr>
        <w:tc>
          <w:tcPr>
            <w:tcW w:w="3055" w:type="dxa"/>
            <w:vAlign w:val="center"/>
            <w:tcPrChange w:id="1144" w:author="Prouty, Cody S." w:date="2022-05-31T10:15:00Z">
              <w:tcPr>
                <w:tcW w:w="3055" w:type="dxa"/>
                <w:vAlign w:val="center"/>
              </w:tcPr>
            </w:tcPrChange>
          </w:tcPr>
          <w:p w14:paraId="2788EBCB" w14:textId="77777777" w:rsidR="00250BE2" w:rsidRDefault="00250BE2" w:rsidP="000163E4">
            <w:pPr>
              <w:spacing w:line="276" w:lineRule="auto"/>
              <w:jc w:val="center"/>
              <w:rPr>
                <w:ins w:id="1145" w:author="Prouty, Cody S." w:date="2022-05-31T10:15:00Z"/>
              </w:rPr>
            </w:pPr>
            <w:ins w:id="1146" w:author="Prouty, Cody S." w:date="2022-05-31T10:15:00Z">
              <w:r>
                <w:t>10</w:t>
              </w:r>
            </w:ins>
          </w:p>
        </w:tc>
        <w:tc>
          <w:tcPr>
            <w:tcW w:w="3060" w:type="dxa"/>
            <w:vAlign w:val="bottom"/>
            <w:tcPrChange w:id="1147" w:author="Prouty, Cody S." w:date="2022-05-31T10:15:00Z">
              <w:tcPr>
                <w:tcW w:w="3060" w:type="dxa"/>
                <w:vAlign w:val="bottom"/>
              </w:tcPr>
            </w:tcPrChange>
          </w:tcPr>
          <w:p w14:paraId="4ACAA2C9" w14:textId="77777777" w:rsidR="00250BE2" w:rsidRPr="0033624B" w:rsidRDefault="00250BE2" w:rsidP="000163E4">
            <w:pPr>
              <w:spacing w:line="276" w:lineRule="auto"/>
              <w:jc w:val="center"/>
              <w:rPr>
                <w:ins w:id="1148" w:author="Prouty, Cody S." w:date="2022-05-31T10:15:00Z"/>
              </w:rPr>
            </w:pPr>
            <w:ins w:id="1149" w:author="Prouty, Cody S." w:date="2022-05-31T10:15:00Z">
              <w:r w:rsidRPr="0033624B">
                <w:rPr>
                  <w:color w:val="000000"/>
                </w:rPr>
                <w:t>1.237</w:t>
              </w:r>
            </w:ins>
          </w:p>
        </w:tc>
        <w:tc>
          <w:tcPr>
            <w:tcW w:w="2782" w:type="dxa"/>
            <w:tcPrChange w:id="1150" w:author="Prouty, Cody S." w:date="2022-05-31T10:15:00Z">
              <w:tcPr>
                <w:tcW w:w="2782" w:type="dxa"/>
              </w:tcPr>
            </w:tcPrChange>
          </w:tcPr>
          <w:p w14:paraId="5AD3E344" w14:textId="77777777" w:rsidR="00250BE2" w:rsidRPr="0033624B" w:rsidRDefault="00250BE2" w:rsidP="000163E4">
            <w:pPr>
              <w:spacing w:line="276" w:lineRule="auto"/>
              <w:jc w:val="center"/>
              <w:rPr>
                <w:ins w:id="1151" w:author="Prouty, Cody S." w:date="2022-05-31T10:15:00Z"/>
              </w:rPr>
            </w:pPr>
            <w:ins w:id="1152" w:author="Prouty, Cody S." w:date="2022-05-31T10:15:00Z">
              <w:r w:rsidRPr="0033624B">
                <w:t xml:space="preserve">0.890 - </w:t>
              </w:r>
              <w:r w:rsidRPr="0033624B">
                <w:rPr>
                  <w:color w:val="000000"/>
                </w:rPr>
                <w:t>1.721</w:t>
              </w:r>
            </w:ins>
          </w:p>
        </w:tc>
      </w:tr>
      <w:tr w:rsidR="00250BE2" w:rsidRPr="0033624B" w14:paraId="1F55D70F" w14:textId="77777777" w:rsidTr="00250BE2">
        <w:trPr>
          <w:trHeight w:val="576"/>
          <w:jc w:val="center"/>
          <w:ins w:id="1153" w:author="Prouty, Cody S." w:date="2022-05-31T10:15:00Z"/>
          <w:trPrChange w:id="1154" w:author="Prouty, Cody S." w:date="2022-05-31T10:15:00Z">
            <w:trPr>
              <w:trHeight w:val="576"/>
              <w:jc w:val="center"/>
            </w:trPr>
          </w:trPrChange>
        </w:trPr>
        <w:tc>
          <w:tcPr>
            <w:tcW w:w="3055" w:type="dxa"/>
            <w:vAlign w:val="center"/>
            <w:tcPrChange w:id="1155" w:author="Prouty, Cody S." w:date="2022-05-31T10:15:00Z">
              <w:tcPr>
                <w:tcW w:w="3055" w:type="dxa"/>
                <w:vAlign w:val="center"/>
              </w:tcPr>
            </w:tcPrChange>
          </w:tcPr>
          <w:p w14:paraId="7D321DA9" w14:textId="77777777" w:rsidR="00250BE2" w:rsidRDefault="00250BE2" w:rsidP="000163E4">
            <w:pPr>
              <w:spacing w:line="276" w:lineRule="auto"/>
              <w:jc w:val="center"/>
              <w:rPr>
                <w:ins w:id="1156" w:author="Prouty, Cody S." w:date="2022-05-31T10:15:00Z"/>
              </w:rPr>
            </w:pPr>
            <w:ins w:id="1157" w:author="Prouty, Cody S." w:date="2022-05-31T10:15:00Z">
              <w:r>
                <w:t>12</w:t>
              </w:r>
            </w:ins>
          </w:p>
        </w:tc>
        <w:tc>
          <w:tcPr>
            <w:tcW w:w="3060" w:type="dxa"/>
            <w:vAlign w:val="bottom"/>
            <w:tcPrChange w:id="1158" w:author="Prouty, Cody S." w:date="2022-05-31T10:15:00Z">
              <w:tcPr>
                <w:tcW w:w="3060" w:type="dxa"/>
                <w:vAlign w:val="bottom"/>
              </w:tcPr>
            </w:tcPrChange>
          </w:tcPr>
          <w:p w14:paraId="06A8D64F" w14:textId="77777777" w:rsidR="00250BE2" w:rsidRPr="0033624B" w:rsidRDefault="00250BE2" w:rsidP="000163E4">
            <w:pPr>
              <w:spacing w:line="276" w:lineRule="auto"/>
              <w:jc w:val="center"/>
              <w:rPr>
                <w:ins w:id="1159" w:author="Prouty, Cody S." w:date="2022-05-31T10:15:00Z"/>
              </w:rPr>
            </w:pPr>
            <w:ins w:id="1160" w:author="Prouty, Cody S." w:date="2022-05-31T10:15:00Z">
              <w:r w:rsidRPr="0033624B">
                <w:rPr>
                  <w:color w:val="000000"/>
                </w:rPr>
                <w:t>1.889</w:t>
              </w:r>
            </w:ins>
          </w:p>
        </w:tc>
        <w:tc>
          <w:tcPr>
            <w:tcW w:w="2782" w:type="dxa"/>
            <w:tcPrChange w:id="1161" w:author="Prouty, Cody S." w:date="2022-05-31T10:15:00Z">
              <w:tcPr>
                <w:tcW w:w="2782" w:type="dxa"/>
              </w:tcPr>
            </w:tcPrChange>
          </w:tcPr>
          <w:p w14:paraId="16323632" w14:textId="77777777" w:rsidR="00250BE2" w:rsidRPr="0033624B" w:rsidRDefault="00250BE2" w:rsidP="000163E4">
            <w:pPr>
              <w:spacing w:line="276" w:lineRule="auto"/>
              <w:jc w:val="center"/>
              <w:rPr>
                <w:ins w:id="1162" w:author="Prouty, Cody S." w:date="2022-05-31T10:15:00Z"/>
              </w:rPr>
            </w:pPr>
            <w:ins w:id="1163" w:author="Prouty, Cody S." w:date="2022-05-31T10:15:00Z">
              <w:r w:rsidRPr="0033624B">
                <w:t xml:space="preserve">1.357 - </w:t>
              </w:r>
              <w:r w:rsidRPr="0033624B">
                <w:rPr>
                  <w:color w:val="000000"/>
                </w:rPr>
                <w:t>2.629</w:t>
              </w:r>
            </w:ins>
          </w:p>
        </w:tc>
      </w:tr>
      <w:tr w:rsidR="00250BE2" w:rsidRPr="0033624B" w14:paraId="72A1191E" w14:textId="77777777" w:rsidTr="00250BE2">
        <w:trPr>
          <w:trHeight w:val="576"/>
          <w:jc w:val="center"/>
          <w:ins w:id="1164" w:author="Prouty, Cody S." w:date="2022-05-31T10:15:00Z"/>
          <w:trPrChange w:id="1165" w:author="Prouty, Cody S." w:date="2022-05-31T10:15:00Z">
            <w:trPr>
              <w:trHeight w:val="576"/>
              <w:jc w:val="center"/>
            </w:trPr>
          </w:trPrChange>
        </w:trPr>
        <w:tc>
          <w:tcPr>
            <w:tcW w:w="3055" w:type="dxa"/>
            <w:vAlign w:val="center"/>
            <w:tcPrChange w:id="1166" w:author="Prouty, Cody S." w:date="2022-05-31T10:15:00Z">
              <w:tcPr>
                <w:tcW w:w="3055" w:type="dxa"/>
                <w:vAlign w:val="center"/>
              </w:tcPr>
            </w:tcPrChange>
          </w:tcPr>
          <w:p w14:paraId="3B282B73" w14:textId="77777777" w:rsidR="00250BE2" w:rsidRDefault="00250BE2" w:rsidP="000163E4">
            <w:pPr>
              <w:spacing w:line="276" w:lineRule="auto"/>
              <w:jc w:val="center"/>
              <w:rPr>
                <w:ins w:id="1167" w:author="Prouty, Cody S." w:date="2022-05-31T10:15:00Z"/>
              </w:rPr>
            </w:pPr>
            <w:ins w:id="1168" w:author="Prouty, Cody S." w:date="2022-05-31T10:15:00Z">
              <w:r>
                <w:t>14</w:t>
              </w:r>
            </w:ins>
          </w:p>
        </w:tc>
        <w:tc>
          <w:tcPr>
            <w:tcW w:w="3060" w:type="dxa"/>
            <w:vAlign w:val="bottom"/>
            <w:tcPrChange w:id="1169" w:author="Prouty, Cody S." w:date="2022-05-31T10:15:00Z">
              <w:tcPr>
                <w:tcW w:w="3060" w:type="dxa"/>
                <w:vAlign w:val="bottom"/>
              </w:tcPr>
            </w:tcPrChange>
          </w:tcPr>
          <w:p w14:paraId="0F179BD2" w14:textId="77777777" w:rsidR="00250BE2" w:rsidRPr="0033624B" w:rsidRDefault="00250BE2" w:rsidP="000163E4">
            <w:pPr>
              <w:spacing w:line="276" w:lineRule="auto"/>
              <w:jc w:val="center"/>
              <w:rPr>
                <w:ins w:id="1170" w:author="Prouty, Cody S." w:date="2022-05-31T10:15:00Z"/>
              </w:rPr>
            </w:pPr>
            <w:ins w:id="1171" w:author="Prouty, Cody S." w:date="2022-05-31T10:15:00Z">
              <w:r w:rsidRPr="0033624B">
                <w:rPr>
                  <w:color w:val="000000"/>
                </w:rPr>
                <w:t>2.605</w:t>
              </w:r>
            </w:ins>
          </w:p>
        </w:tc>
        <w:tc>
          <w:tcPr>
            <w:tcW w:w="2782" w:type="dxa"/>
            <w:tcPrChange w:id="1172" w:author="Prouty, Cody S." w:date="2022-05-31T10:15:00Z">
              <w:tcPr>
                <w:tcW w:w="2782" w:type="dxa"/>
              </w:tcPr>
            </w:tcPrChange>
          </w:tcPr>
          <w:p w14:paraId="17C16DE1" w14:textId="77777777" w:rsidR="00250BE2" w:rsidRPr="0033624B" w:rsidRDefault="00250BE2" w:rsidP="000163E4">
            <w:pPr>
              <w:spacing w:line="276" w:lineRule="auto"/>
              <w:jc w:val="center"/>
              <w:rPr>
                <w:ins w:id="1173" w:author="Prouty, Cody S." w:date="2022-05-31T10:15:00Z"/>
              </w:rPr>
            </w:pPr>
            <w:ins w:id="1174" w:author="Prouty, Cody S." w:date="2022-05-31T10:15:00Z">
              <w:r w:rsidRPr="0033624B">
                <w:t xml:space="preserve">1.868 - </w:t>
              </w:r>
              <w:r w:rsidRPr="0033624B">
                <w:rPr>
                  <w:color w:val="000000"/>
                </w:rPr>
                <w:t>3.634</w:t>
              </w:r>
            </w:ins>
          </w:p>
        </w:tc>
      </w:tr>
      <w:tr w:rsidR="00250BE2" w:rsidRPr="0033624B" w14:paraId="706C0270" w14:textId="77777777" w:rsidTr="00250BE2">
        <w:trPr>
          <w:trHeight w:val="576"/>
          <w:jc w:val="center"/>
          <w:ins w:id="1175" w:author="Prouty, Cody S." w:date="2022-05-31T10:15:00Z"/>
          <w:trPrChange w:id="1176" w:author="Prouty, Cody S." w:date="2022-05-31T10:15:00Z">
            <w:trPr>
              <w:trHeight w:val="576"/>
              <w:jc w:val="center"/>
            </w:trPr>
          </w:trPrChange>
        </w:trPr>
        <w:tc>
          <w:tcPr>
            <w:tcW w:w="3055" w:type="dxa"/>
            <w:vAlign w:val="center"/>
            <w:tcPrChange w:id="1177" w:author="Prouty, Cody S." w:date="2022-05-31T10:15:00Z">
              <w:tcPr>
                <w:tcW w:w="3055" w:type="dxa"/>
                <w:vAlign w:val="center"/>
              </w:tcPr>
            </w:tcPrChange>
          </w:tcPr>
          <w:p w14:paraId="294D7F92" w14:textId="77777777" w:rsidR="00250BE2" w:rsidRDefault="00250BE2" w:rsidP="000163E4">
            <w:pPr>
              <w:spacing w:line="276" w:lineRule="auto"/>
              <w:jc w:val="center"/>
              <w:rPr>
                <w:ins w:id="1178" w:author="Prouty, Cody S." w:date="2022-05-31T10:15:00Z"/>
              </w:rPr>
            </w:pPr>
            <w:ins w:id="1179" w:author="Prouty, Cody S." w:date="2022-05-31T10:15:00Z">
              <w:r>
                <w:t>16</w:t>
              </w:r>
            </w:ins>
          </w:p>
        </w:tc>
        <w:tc>
          <w:tcPr>
            <w:tcW w:w="3060" w:type="dxa"/>
            <w:vAlign w:val="bottom"/>
            <w:tcPrChange w:id="1180" w:author="Prouty, Cody S." w:date="2022-05-31T10:15:00Z">
              <w:tcPr>
                <w:tcW w:w="3060" w:type="dxa"/>
                <w:vAlign w:val="bottom"/>
              </w:tcPr>
            </w:tcPrChange>
          </w:tcPr>
          <w:p w14:paraId="1D23DEA1" w14:textId="77777777" w:rsidR="00250BE2" w:rsidRPr="0033624B" w:rsidRDefault="00250BE2" w:rsidP="000163E4">
            <w:pPr>
              <w:spacing w:line="276" w:lineRule="auto"/>
              <w:jc w:val="center"/>
              <w:rPr>
                <w:ins w:id="1181" w:author="Prouty, Cody S." w:date="2022-05-31T10:15:00Z"/>
              </w:rPr>
            </w:pPr>
            <w:ins w:id="1182" w:author="Prouty, Cody S." w:date="2022-05-31T10:15:00Z">
              <w:r w:rsidRPr="0033624B">
                <w:rPr>
                  <w:color w:val="000000"/>
                </w:rPr>
                <w:t>3.246</w:t>
              </w:r>
            </w:ins>
          </w:p>
        </w:tc>
        <w:tc>
          <w:tcPr>
            <w:tcW w:w="2782" w:type="dxa"/>
            <w:tcPrChange w:id="1183" w:author="Prouty, Cody S." w:date="2022-05-31T10:15:00Z">
              <w:tcPr>
                <w:tcW w:w="2782" w:type="dxa"/>
              </w:tcPr>
            </w:tcPrChange>
          </w:tcPr>
          <w:p w14:paraId="0420911F" w14:textId="77777777" w:rsidR="00250BE2" w:rsidRPr="0033624B" w:rsidRDefault="00250BE2" w:rsidP="000163E4">
            <w:pPr>
              <w:spacing w:line="276" w:lineRule="auto"/>
              <w:jc w:val="center"/>
              <w:rPr>
                <w:ins w:id="1184" w:author="Prouty, Cody S." w:date="2022-05-31T10:15:00Z"/>
              </w:rPr>
            </w:pPr>
            <w:ins w:id="1185" w:author="Prouty, Cody S." w:date="2022-05-31T10:15:00Z">
              <w:r w:rsidRPr="0033624B">
                <w:t xml:space="preserve">2.335 - </w:t>
              </w:r>
              <w:r w:rsidRPr="0033624B">
                <w:rPr>
                  <w:color w:val="000000"/>
                </w:rPr>
                <w:t>4.513</w:t>
              </w:r>
            </w:ins>
          </w:p>
        </w:tc>
      </w:tr>
      <w:tr w:rsidR="00250BE2" w:rsidRPr="0033624B" w14:paraId="65DEB86A" w14:textId="77777777" w:rsidTr="00250BE2">
        <w:trPr>
          <w:trHeight w:val="576"/>
          <w:jc w:val="center"/>
          <w:ins w:id="1186" w:author="Prouty, Cody S." w:date="2022-05-31T10:15:00Z"/>
          <w:trPrChange w:id="1187" w:author="Prouty, Cody S." w:date="2022-05-31T10:15:00Z">
            <w:trPr>
              <w:trHeight w:val="576"/>
              <w:jc w:val="center"/>
            </w:trPr>
          </w:trPrChange>
        </w:trPr>
        <w:tc>
          <w:tcPr>
            <w:tcW w:w="3055" w:type="dxa"/>
            <w:vAlign w:val="center"/>
            <w:tcPrChange w:id="1188" w:author="Prouty, Cody S." w:date="2022-05-31T10:15:00Z">
              <w:tcPr>
                <w:tcW w:w="3055" w:type="dxa"/>
                <w:vAlign w:val="center"/>
              </w:tcPr>
            </w:tcPrChange>
          </w:tcPr>
          <w:p w14:paraId="7AA67B05" w14:textId="77777777" w:rsidR="00250BE2" w:rsidRDefault="00250BE2" w:rsidP="000163E4">
            <w:pPr>
              <w:spacing w:line="276" w:lineRule="auto"/>
              <w:jc w:val="center"/>
              <w:rPr>
                <w:ins w:id="1189" w:author="Prouty, Cody S." w:date="2022-05-31T10:15:00Z"/>
              </w:rPr>
            </w:pPr>
            <w:ins w:id="1190" w:author="Prouty, Cody S." w:date="2022-05-31T10:15:00Z">
              <w:r>
                <w:t>18</w:t>
              </w:r>
            </w:ins>
          </w:p>
        </w:tc>
        <w:tc>
          <w:tcPr>
            <w:tcW w:w="3060" w:type="dxa"/>
            <w:vAlign w:val="bottom"/>
            <w:tcPrChange w:id="1191" w:author="Prouty, Cody S." w:date="2022-05-31T10:15:00Z">
              <w:tcPr>
                <w:tcW w:w="3060" w:type="dxa"/>
                <w:vAlign w:val="bottom"/>
              </w:tcPr>
            </w:tcPrChange>
          </w:tcPr>
          <w:p w14:paraId="5FCA643A" w14:textId="77777777" w:rsidR="00250BE2" w:rsidRPr="0033624B" w:rsidRDefault="00250BE2" w:rsidP="000163E4">
            <w:pPr>
              <w:spacing w:line="276" w:lineRule="auto"/>
              <w:jc w:val="center"/>
              <w:rPr>
                <w:ins w:id="1192" w:author="Prouty, Cody S." w:date="2022-05-31T10:15:00Z"/>
              </w:rPr>
            </w:pPr>
            <w:ins w:id="1193" w:author="Prouty, Cody S." w:date="2022-05-31T10:15:00Z">
              <w:r w:rsidRPr="0033624B">
                <w:rPr>
                  <w:color w:val="000000"/>
                </w:rPr>
                <w:t>3.653</w:t>
              </w:r>
            </w:ins>
          </w:p>
        </w:tc>
        <w:tc>
          <w:tcPr>
            <w:tcW w:w="2782" w:type="dxa"/>
            <w:tcPrChange w:id="1194" w:author="Prouty, Cody S." w:date="2022-05-31T10:15:00Z">
              <w:tcPr>
                <w:tcW w:w="2782" w:type="dxa"/>
              </w:tcPr>
            </w:tcPrChange>
          </w:tcPr>
          <w:p w14:paraId="7273F72F" w14:textId="77777777" w:rsidR="00250BE2" w:rsidRPr="0033624B" w:rsidRDefault="00250BE2" w:rsidP="000163E4">
            <w:pPr>
              <w:spacing w:line="276" w:lineRule="auto"/>
              <w:jc w:val="center"/>
              <w:rPr>
                <w:ins w:id="1195" w:author="Prouty, Cody S." w:date="2022-05-31T10:15:00Z"/>
              </w:rPr>
            </w:pPr>
            <w:ins w:id="1196" w:author="Prouty, Cody S." w:date="2022-05-31T10:15:00Z">
              <w:r w:rsidRPr="0033624B">
                <w:t xml:space="preserve">2.639 - </w:t>
              </w:r>
              <w:r w:rsidRPr="0033624B">
                <w:rPr>
                  <w:color w:val="000000"/>
                </w:rPr>
                <w:t>5.056</w:t>
              </w:r>
            </w:ins>
          </w:p>
        </w:tc>
      </w:tr>
      <w:tr w:rsidR="00250BE2" w:rsidRPr="0033624B" w14:paraId="3DB7BCE1" w14:textId="77777777" w:rsidTr="00250BE2">
        <w:trPr>
          <w:trHeight w:val="576"/>
          <w:jc w:val="center"/>
          <w:ins w:id="1197" w:author="Prouty, Cody S." w:date="2022-05-31T10:15:00Z"/>
          <w:trPrChange w:id="1198" w:author="Prouty, Cody S." w:date="2022-05-31T10:15:00Z">
            <w:trPr>
              <w:trHeight w:val="576"/>
              <w:jc w:val="center"/>
            </w:trPr>
          </w:trPrChange>
        </w:trPr>
        <w:tc>
          <w:tcPr>
            <w:tcW w:w="3055" w:type="dxa"/>
            <w:vAlign w:val="center"/>
            <w:tcPrChange w:id="1199" w:author="Prouty, Cody S." w:date="2022-05-31T10:15:00Z">
              <w:tcPr>
                <w:tcW w:w="3055" w:type="dxa"/>
                <w:vAlign w:val="center"/>
              </w:tcPr>
            </w:tcPrChange>
          </w:tcPr>
          <w:p w14:paraId="2C559B8B" w14:textId="77777777" w:rsidR="00250BE2" w:rsidRDefault="00250BE2" w:rsidP="000163E4">
            <w:pPr>
              <w:spacing w:line="276" w:lineRule="auto"/>
              <w:jc w:val="center"/>
              <w:rPr>
                <w:ins w:id="1200" w:author="Prouty, Cody S." w:date="2022-05-31T10:15:00Z"/>
              </w:rPr>
            </w:pPr>
            <w:ins w:id="1201" w:author="Prouty, Cody S." w:date="2022-05-31T10:15:00Z">
              <w:r>
                <w:t>20</w:t>
              </w:r>
            </w:ins>
          </w:p>
        </w:tc>
        <w:tc>
          <w:tcPr>
            <w:tcW w:w="3060" w:type="dxa"/>
            <w:vAlign w:val="bottom"/>
            <w:tcPrChange w:id="1202" w:author="Prouty, Cody S." w:date="2022-05-31T10:15:00Z">
              <w:tcPr>
                <w:tcW w:w="3060" w:type="dxa"/>
                <w:vAlign w:val="bottom"/>
              </w:tcPr>
            </w:tcPrChange>
          </w:tcPr>
          <w:p w14:paraId="6B3CDF96" w14:textId="77777777" w:rsidR="00250BE2" w:rsidRPr="0033624B" w:rsidRDefault="00250BE2" w:rsidP="000163E4">
            <w:pPr>
              <w:spacing w:line="276" w:lineRule="auto"/>
              <w:jc w:val="center"/>
              <w:rPr>
                <w:ins w:id="1203" w:author="Prouty, Cody S." w:date="2022-05-31T10:15:00Z"/>
              </w:rPr>
            </w:pPr>
            <w:ins w:id="1204" w:author="Prouty, Cody S." w:date="2022-05-31T10:15:00Z">
              <w:r w:rsidRPr="0033624B">
                <w:rPr>
                  <w:color w:val="000000"/>
                </w:rPr>
                <w:t>3.713</w:t>
              </w:r>
            </w:ins>
          </w:p>
        </w:tc>
        <w:tc>
          <w:tcPr>
            <w:tcW w:w="2782" w:type="dxa"/>
            <w:tcPrChange w:id="1205" w:author="Prouty, Cody S." w:date="2022-05-31T10:15:00Z">
              <w:tcPr>
                <w:tcW w:w="2782" w:type="dxa"/>
              </w:tcPr>
            </w:tcPrChange>
          </w:tcPr>
          <w:p w14:paraId="195A7142" w14:textId="77777777" w:rsidR="00250BE2" w:rsidRPr="0033624B" w:rsidRDefault="00250BE2" w:rsidP="000163E4">
            <w:pPr>
              <w:spacing w:line="276" w:lineRule="auto"/>
              <w:jc w:val="center"/>
              <w:rPr>
                <w:ins w:id="1206" w:author="Prouty, Cody S." w:date="2022-05-31T10:15:00Z"/>
              </w:rPr>
            </w:pPr>
            <w:ins w:id="1207" w:author="Prouty, Cody S." w:date="2022-05-31T10:15:00Z">
              <w:r w:rsidRPr="0033624B">
                <w:t xml:space="preserve">2.659 - </w:t>
              </w:r>
              <w:r w:rsidRPr="0033624B">
                <w:rPr>
                  <w:color w:val="000000"/>
                </w:rPr>
                <w:t>5.185</w:t>
              </w:r>
            </w:ins>
          </w:p>
        </w:tc>
      </w:tr>
      <w:tr w:rsidR="00250BE2" w:rsidRPr="0033624B" w14:paraId="7FBE7FB1" w14:textId="77777777" w:rsidTr="00250BE2">
        <w:trPr>
          <w:trHeight w:val="576"/>
          <w:jc w:val="center"/>
          <w:ins w:id="1208" w:author="Prouty, Cody S." w:date="2022-05-31T10:15:00Z"/>
          <w:trPrChange w:id="1209" w:author="Prouty, Cody S." w:date="2022-05-31T10:15:00Z">
            <w:trPr>
              <w:trHeight w:val="576"/>
              <w:jc w:val="center"/>
            </w:trPr>
          </w:trPrChange>
        </w:trPr>
        <w:tc>
          <w:tcPr>
            <w:tcW w:w="3055" w:type="dxa"/>
            <w:vAlign w:val="center"/>
            <w:tcPrChange w:id="1210" w:author="Prouty, Cody S." w:date="2022-05-31T10:15:00Z">
              <w:tcPr>
                <w:tcW w:w="3055" w:type="dxa"/>
                <w:vAlign w:val="center"/>
              </w:tcPr>
            </w:tcPrChange>
          </w:tcPr>
          <w:p w14:paraId="4CD5DDA7" w14:textId="77777777" w:rsidR="00250BE2" w:rsidRDefault="00250BE2" w:rsidP="000163E4">
            <w:pPr>
              <w:spacing w:line="276" w:lineRule="auto"/>
              <w:jc w:val="center"/>
              <w:rPr>
                <w:ins w:id="1211" w:author="Prouty, Cody S." w:date="2022-05-31T10:15:00Z"/>
              </w:rPr>
            </w:pPr>
            <w:ins w:id="1212" w:author="Prouty, Cody S." w:date="2022-05-31T10:15:00Z">
              <w:r>
                <w:t>22</w:t>
              </w:r>
            </w:ins>
          </w:p>
        </w:tc>
        <w:tc>
          <w:tcPr>
            <w:tcW w:w="3060" w:type="dxa"/>
            <w:vAlign w:val="bottom"/>
            <w:tcPrChange w:id="1213" w:author="Prouty, Cody S." w:date="2022-05-31T10:15:00Z">
              <w:tcPr>
                <w:tcW w:w="3060" w:type="dxa"/>
                <w:vAlign w:val="bottom"/>
              </w:tcPr>
            </w:tcPrChange>
          </w:tcPr>
          <w:p w14:paraId="43A5284F" w14:textId="77777777" w:rsidR="00250BE2" w:rsidRPr="0033624B" w:rsidRDefault="00250BE2" w:rsidP="000163E4">
            <w:pPr>
              <w:spacing w:line="276" w:lineRule="auto"/>
              <w:jc w:val="center"/>
              <w:rPr>
                <w:ins w:id="1214" w:author="Prouty, Cody S." w:date="2022-05-31T10:15:00Z"/>
              </w:rPr>
            </w:pPr>
            <w:ins w:id="1215" w:author="Prouty, Cody S." w:date="2022-05-31T10:15:00Z">
              <w:r w:rsidRPr="0033624B">
                <w:rPr>
                  <w:color w:val="000000"/>
                </w:rPr>
                <w:t>3.409</w:t>
              </w:r>
            </w:ins>
          </w:p>
        </w:tc>
        <w:tc>
          <w:tcPr>
            <w:tcW w:w="2782" w:type="dxa"/>
            <w:tcPrChange w:id="1216" w:author="Prouty, Cody S." w:date="2022-05-31T10:15:00Z">
              <w:tcPr>
                <w:tcW w:w="2782" w:type="dxa"/>
              </w:tcPr>
            </w:tcPrChange>
          </w:tcPr>
          <w:p w14:paraId="320833F8" w14:textId="77777777" w:rsidR="00250BE2" w:rsidRPr="0033624B" w:rsidRDefault="00250BE2" w:rsidP="000163E4">
            <w:pPr>
              <w:spacing w:line="276" w:lineRule="auto"/>
              <w:jc w:val="center"/>
              <w:rPr>
                <w:ins w:id="1217" w:author="Prouty, Cody S." w:date="2022-05-31T10:15:00Z"/>
              </w:rPr>
            </w:pPr>
            <w:ins w:id="1218" w:author="Prouty, Cody S." w:date="2022-05-31T10:15:00Z">
              <w:r w:rsidRPr="0033624B">
                <w:t xml:space="preserve">2.336 - </w:t>
              </w:r>
              <w:r w:rsidRPr="0033624B">
                <w:rPr>
                  <w:color w:val="000000"/>
                </w:rPr>
                <w:t>4.975</w:t>
              </w:r>
            </w:ins>
          </w:p>
        </w:tc>
      </w:tr>
      <w:tr w:rsidR="00250BE2" w:rsidRPr="0033624B" w14:paraId="6FEBB378" w14:textId="77777777" w:rsidTr="00250BE2">
        <w:trPr>
          <w:trHeight w:val="576"/>
          <w:jc w:val="center"/>
          <w:ins w:id="1219" w:author="Prouty, Cody S." w:date="2022-05-31T10:15:00Z"/>
          <w:trPrChange w:id="1220" w:author="Prouty, Cody S." w:date="2022-05-31T10:15:00Z">
            <w:trPr>
              <w:trHeight w:val="576"/>
              <w:jc w:val="center"/>
            </w:trPr>
          </w:trPrChange>
        </w:trPr>
        <w:tc>
          <w:tcPr>
            <w:tcW w:w="3055" w:type="dxa"/>
            <w:vAlign w:val="center"/>
            <w:tcPrChange w:id="1221" w:author="Prouty, Cody S." w:date="2022-05-31T10:15:00Z">
              <w:tcPr>
                <w:tcW w:w="3055" w:type="dxa"/>
                <w:vAlign w:val="center"/>
              </w:tcPr>
            </w:tcPrChange>
          </w:tcPr>
          <w:p w14:paraId="4A3597E5" w14:textId="77777777" w:rsidR="00250BE2" w:rsidRDefault="00250BE2" w:rsidP="000163E4">
            <w:pPr>
              <w:spacing w:line="276" w:lineRule="auto"/>
              <w:jc w:val="center"/>
              <w:rPr>
                <w:ins w:id="1222" w:author="Prouty, Cody S." w:date="2022-05-31T10:15:00Z"/>
              </w:rPr>
            </w:pPr>
            <w:ins w:id="1223" w:author="Prouty, Cody S." w:date="2022-05-31T10:15:00Z">
              <w:r>
                <w:t>24</w:t>
              </w:r>
            </w:ins>
          </w:p>
        </w:tc>
        <w:tc>
          <w:tcPr>
            <w:tcW w:w="3060" w:type="dxa"/>
            <w:vAlign w:val="bottom"/>
            <w:tcPrChange w:id="1224" w:author="Prouty, Cody S." w:date="2022-05-31T10:15:00Z">
              <w:tcPr>
                <w:tcW w:w="3060" w:type="dxa"/>
                <w:vAlign w:val="bottom"/>
              </w:tcPr>
            </w:tcPrChange>
          </w:tcPr>
          <w:p w14:paraId="051109EE" w14:textId="77777777" w:rsidR="00250BE2" w:rsidRPr="0033624B" w:rsidRDefault="00250BE2" w:rsidP="000163E4">
            <w:pPr>
              <w:spacing w:line="276" w:lineRule="auto"/>
              <w:jc w:val="center"/>
              <w:rPr>
                <w:ins w:id="1225" w:author="Prouty, Cody S." w:date="2022-05-31T10:15:00Z"/>
              </w:rPr>
            </w:pPr>
            <w:ins w:id="1226" w:author="Prouty, Cody S." w:date="2022-05-31T10:15:00Z">
              <w:r w:rsidRPr="0033624B">
                <w:rPr>
                  <w:color w:val="000000"/>
                </w:rPr>
                <w:t>2.827</w:t>
              </w:r>
            </w:ins>
          </w:p>
        </w:tc>
        <w:tc>
          <w:tcPr>
            <w:tcW w:w="2782" w:type="dxa"/>
            <w:tcPrChange w:id="1227" w:author="Prouty, Cody S." w:date="2022-05-31T10:15:00Z">
              <w:tcPr>
                <w:tcW w:w="2782" w:type="dxa"/>
              </w:tcPr>
            </w:tcPrChange>
          </w:tcPr>
          <w:p w14:paraId="79B6ABDA" w14:textId="77777777" w:rsidR="00250BE2" w:rsidRPr="0033624B" w:rsidRDefault="00250BE2" w:rsidP="000163E4">
            <w:pPr>
              <w:spacing w:line="276" w:lineRule="auto"/>
              <w:jc w:val="center"/>
              <w:rPr>
                <w:ins w:id="1228" w:author="Prouty, Cody S." w:date="2022-05-31T10:15:00Z"/>
              </w:rPr>
            </w:pPr>
            <w:ins w:id="1229" w:author="Prouty, Cody S." w:date="2022-05-31T10:15:00Z">
              <w:r w:rsidRPr="0033624B">
                <w:t xml:space="preserve">1.763 - </w:t>
              </w:r>
              <w:r w:rsidRPr="0033624B">
                <w:rPr>
                  <w:color w:val="000000"/>
                </w:rPr>
                <w:t>4.535</w:t>
              </w:r>
            </w:ins>
          </w:p>
        </w:tc>
      </w:tr>
      <w:tr w:rsidR="00250BE2" w:rsidRPr="0033624B" w14:paraId="7354E126" w14:textId="77777777" w:rsidTr="00250BE2">
        <w:trPr>
          <w:trHeight w:val="576"/>
          <w:jc w:val="center"/>
          <w:ins w:id="1230" w:author="Prouty, Cody S." w:date="2022-05-31T10:15:00Z"/>
          <w:trPrChange w:id="1231" w:author="Prouty, Cody S." w:date="2022-05-31T10:15:00Z">
            <w:trPr>
              <w:trHeight w:val="576"/>
              <w:jc w:val="center"/>
            </w:trPr>
          </w:trPrChange>
        </w:trPr>
        <w:tc>
          <w:tcPr>
            <w:tcW w:w="3055" w:type="dxa"/>
            <w:vAlign w:val="center"/>
            <w:tcPrChange w:id="1232" w:author="Prouty, Cody S." w:date="2022-05-31T10:15:00Z">
              <w:tcPr>
                <w:tcW w:w="3055" w:type="dxa"/>
                <w:vAlign w:val="center"/>
              </w:tcPr>
            </w:tcPrChange>
          </w:tcPr>
          <w:p w14:paraId="4050E460" w14:textId="77777777" w:rsidR="00250BE2" w:rsidRDefault="00250BE2" w:rsidP="000163E4">
            <w:pPr>
              <w:spacing w:line="276" w:lineRule="auto"/>
              <w:jc w:val="center"/>
              <w:rPr>
                <w:ins w:id="1233" w:author="Prouty, Cody S." w:date="2022-05-31T10:15:00Z"/>
              </w:rPr>
            </w:pPr>
            <w:ins w:id="1234" w:author="Prouty, Cody S." w:date="2022-05-31T10:15:00Z">
              <w:r>
                <w:t>26</w:t>
              </w:r>
            </w:ins>
          </w:p>
        </w:tc>
        <w:tc>
          <w:tcPr>
            <w:tcW w:w="3060" w:type="dxa"/>
            <w:vAlign w:val="bottom"/>
            <w:tcPrChange w:id="1235" w:author="Prouty, Cody S." w:date="2022-05-31T10:15:00Z">
              <w:tcPr>
                <w:tcW w:w="3060" w:type="dxa"/>
                <w:vAlign w:val="bottom"/>
              </w:tcPr>
            </w:tcPrChange>
          </w:tcPr>
          <w:p w14:paraId="7A56125C" w14:textId="77777777" w:rsidR="00250BE2" w:rsidRPr="0033624B" w:rsidRDefault="00250BE2" w:rsidP="000163E4">
            <w:pPr>
              <w:spacing w:line="276" w:lineRule="auto"/>
              <w:jc w:val="center"/>
              <w:rPr>
                <w:ins w:id="1236" w:author="Prouty, Cody S." w:date="2022-05-31T10:15:00Z"/>
              </w:rPr>
            </w:pPr>
            <w:ins w:id="1237" w:author="Prouty, Cody S." w:date="2022-05-31T10:15:00Z">
              <w:r w:rsidRPr="0033624B">
                <w:rPr>
                  <w:color w:val="000000"/>
                </w:rPr>
                <w:t>2.118</w:t>
              </w:r>
            </w:ins>
          </w:p>
        </w:tc>
        <w:tc>
          <w:tcPr>
            <w:tcW w:w="2782" w:type="dxa"/>
            <w:tcPrChange w:id="1238" w:author="Prouty, Cody S." w:date="2022-05-31T10:15:00Z">
              <w:tcPr>
                <w:tcW w:w="2782" w:type="dxa"/>
              </w:tcPr>
            </w:tcPrChange>
          </w:tcPr>
          <w:p w14:paraId="530B4B4E" w14:textId="77777777" w:rsidR="00250BE2" w:rsidRPr="0033624B" w:rsidRDefault="00250BE2" w:rsidP="000163E4">
            <w:pPr>
              <w:spacing w:line="276" w:lineRule="auto"/>
              <w:jc w:val="center"/>
              <w:rPr>
                <w:ins w:id="1239" w:author="Prouty, Cody S." w:date="2022-05-31T10:15:00Z"/>
              </w:rPr>
            </w:pPr>
            <w:ins w:id="1240" w:author="Prouty, Cody S." w:date="2022-05-31T10:15:00Z">
              <w:r w:rsidRPr="0033624B">
                <w:t xml:space="preserve">1.140 </w:t>
              </w:r>
              <w:r>
                <w:t xml:space="preserve">- </w:t>
              </w:r>
              <w:r w:rsidRPr="0033624B">
                <w:rPr>
                  <w:color w:val="000000"/>
                </w:rPr>
                <w:t>3.936</w:t>
              </w:r>
            </w:ins>
          </w:p>
        </w:tc>
      </w:tr>
      <w:tr w:rsidR="00250BE2" w:rsidRPr="0033624B" w14:paraId="7F37B14B" w14:textId="77777777" w:rsidTr="00250BE2">
        <w:trPr>
          <w:trHeight w:val="576"/>
          <w:jc w:val="center"/>
          <w:ins w:id="1241" w:author="Prouty, Cody S." w:date="2022-05-31T10:15:00Z"/>
          <w:trPrChange w:id="1242" w:author="Prouty, Cody S." w:date="2022-05-31T10:15:00Z">
            <w:trPr>
              <w:trHeight w:val="576"/>
              <w:jc w:val="center"/>
            </w:trPr>
          </w:trPrChange>
        </w:trPr>
        <w:tc>
          <w:tcPr>
            <w:tcW w:w="3055" w:type="dxa"/>
            <w:vAlign w:val="center"/>
            <w:tcPrChange w:id="1243" w:author="Prouty, Cody S." w:date="2022-05-31T10:15:00Z">
              <w:tcPr>
                <w:tcW w:w="3055" w:type="dxa"/>
                <w:vAlign w:val="center"/>
              </w:tcPr>
            </w:tcPrChange>
          </w:tcPr>
          <w:p w14:paraId="1A4E6BA3" w14:textId="77777777" w:rsidR="00250BE2" w:rsidRDefault="00250BE2" w:rsidP="000163E4">
            <w:pPr>
              <w:spacing w:line="276" w:lineRule="auto"/>
              <w:jc w:val="center"/>
              <w:rPr>
                <w:ins w:id="1244" w:author="Prouty, Cody S." w:date="2022-05-31T10:15:00Z"/>
              </w:rPr>
            </w:pPr>
            <w:ins w:id="1245" w:author="Prouty, Cody S." w:date="2022-05-31T10:15:00Z">
              <w:r>
                <w:t>28</w:t>
              </w:r>
            </w:ins>
          </w:p>
        </w:tc>
        <w:tc>
          <w:tcPr>
            <w:tcW w:w="3060" w:type="dxa"/>
            <w:vAlign w:val="bottom"/>
            <w:tcPrChange w:id="1246" w:author="Prouty, Cody S." w:date="2022-05-31T10:15:00Z">
              <w:tcPr>
                <w:tcW w:w="3060" w:type="dxa"/>
                <w:vAlign w:val="bottom"/>
              </w:tcPr>
            </w:tcPrChange>
          </w:tcPr>
          <w:p w14:paraId="4D84175E" w14:textId="77777777" w:rsidR="00250BE2" w:rsidRPr="0033624B" w:rsidRDefault="00250BE2" w:rsidP="000163E4">
            <w:pPr>
              <w:spacing w:line="276" w:lineRule="auto"/>
              <w:jc w:val="center"/>
              <w:rPr>
                <w:ins w:id="1247" w:author="Prouty, Cody S." w:date="2022-05-31T10:15:00Z"/>
              </w:rPr>
            </w:pPr>
            <w:ins w:id="1248" w:author="Prouty, Cody S." w:date="2022-05-31T10:15:00Z">
              <w:r w:rsidRPr="0033624B">
                <w:rPr>
                  <w:color w:val="000000"/>
                </w:rPr>
                <w:t>1.433</w:t>
              </w:r>
            </w:ins>
          </w:p>
        </w:tc>
        <w:tc>
          <w:tcPr>
            <w:tcW w:w="2782" w:type="dxa"/>
            <w:tcPrChange w:id="1249" w:author="Prouty, Cody S." w:date="2022-05-31T10:15:00Z">
              <w:tcPr>
                <w:tcW w:w="2782" w:type="dxa"/>
              </w:tcPr>
            </w:tcPrChange>
          </w:tcPr>
          <w:p w14:paraId="5F81521B" w14:textId="77777777" w:rsidR="00250BE2" w:rsidRPr="0033624B" w:rsidRDefault="00250BE2" w:rsidP="000163E4">
            <w:pPr>
              <w:spacing w:line="276" w:lineRule="auto"/>
              <w:jc w:val="center"/>
              <w:rPr>
                <w:ins w:id="1250" w:author="Prouty, Cody S." w:date="2022-05-31T10:15:00Z"/>
              </w:rPr>
            </w:pPr>
            <w:ins w:id="1251" w:author="Prouty, Cody S." w:date="2022-05-31T10:15:00Z">
              <w:r w:rsidRPr="0033624B">
                <w:t xml:space="preserve">0.635 </w:t>
              </w:r>
              <w:r>
                <w:t>–</w:t>
              </w:r>
              <w:r w:rsidRPr="0033624B">
                <w:t xml:space="preserve"> </w:t>
              </w:r>
              <w:r>
                <w:t>3.</w:t>
              </w:r>
              <w:r w:rsidRPr="0033624B">
                <w:rPr>
                  <w:color w:val="000000"/>
                </w:rPr>
                <w:t>234</w:t>
              </w:r>
            </w:ins>
          </w:p>
        </w:tc>
      </w:tr>
    </w:tbl>
    <w:p w14:paraId="2C7F1087" w14:textId="77777777" w:rsidR="00250BE2" w:rsidRDefault="00250BE2" w:rsidP="0023316B">
      <w:pPr>
        <w:spacing w:line="480" w:lineRule="auto"/>
      </w:pPr>
    </w:p>
    <w:p w14:paraId="56A0075E" w14:textId="4272322B" w:rsidR="00771C0C" w:rsidRDefault="00A75E6F" w:rsidP="0023316B">
      <w:pPr>
        <w:spacing w:line="480" w:lineRule="auto"/>
      </w:pPr>
      <w:r w:rsidRPr="00A75E6F">
        <w:rPr>
          <w:noProof/>
        </w:rPr>
        <w:lastRenderedPageBreak/>
        <w:drawing>
          <wp:inline distT="0" distB="0" distL="0" distR="0" wp14:anchorId="31FB7862" wp14:editId="0A3AD437">
            <wp:extent cx="6794831" cy="4598126"/>
            <wp:effectExtent l="0" t="0" r="0" b="0"/>
            <wp:docPr id="2" name="Picture 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with medium confidence"/>
                    <pic:cNvPicPr/>
                  </pic:nvPicPr>
                  <pic:blipFill>
                    <a:blip r:embed="rId13"/>
                    <a:stretch>
                      <a:fillRect/>
                    </a:stretch>
                  </pic:blipFill>
                  <pic:spPr>
                    <a:xfrm>
                      <a:off x="0" y="0"/>
                      <a:ext cx="6804488" cy="4604661"/>
                    </a:xfrm>
                    <a:prstGeom prst="rect">
                      <a:avLst/>
                    </a:prstGeom>
                  </pic:spPr>
                </pic:pic>
              </a:graphicData>
            </a:graphic>
          </wp:inline>
        </w:drawing>
      </w:r>
    </w:p>
    <w:p w14:paraId="20958185" w14:textId="7E51B1BA" w:rsidR="008F41AA" w:rsidRDefault="001A6637" w:rsidP="0023316B">
      <w:pPr>
        <w:spacing w:line="480" w:lineRule="auto"/>
        <w:rPr>
          <w:ins w:id="1252" w:author="Prouty, Cody S." w:date="2022-05-31T10:06:00Z"/>
        </w:rPr>
      </w:pPr>
      <w:commentRangeStart w:id="1253"/>
      <w:r>
        <w:t xml:space="preserve">Figure </w:t>
      </w:r>
      <w:ins w:id="1254" w:author="Prouty, Cody S." w:date="2022-05-31T10:02:00Z">
        <w:r w:rsidR="00A531A0">
          <w:t>3</w:t>
        </w:r>
      </w:ins>
      <w:del w:id="1255" w:author="Prouty, Cody S." w:date="2022-05-31T10:02:00Z">
        <w:r w:rsidDel="00A531A0">
          <w:delText>2</w:delText>
        </w:r>
      </w:del>
      <w:r>
        <w:t xml:space="preserve">. </w:t>
      </w:r>
      <w:commentRangeEnd w:id="1253"/>
      <w:r w:rsidR="00F61770">
        <w:rPr>
          <w:rStyle w:val="CommentReference"/>
        </w:rPr>
        <w:commentReference w:id="1253"/>
      </w:r>
      <w:r w:rsidR="002801EB">
        <w:t xml:space="preserve">Evaluating the impact of average daily </w:t>
      </w:r>
      <w:r w:rsidR="0079132D">
        <w:t xml:space="preserve">(A) </w:t>
      </w:r>
      <w:r w:rsidR="002801EB">
        <w:t xml:space="preserve">temperature, (B) rainfall, (C) radiation, and (D) humidity on dye presence from pollen substitute patty consumption </w:t>
      </w:r>
      <w:r w:rsidR="00F61770">
        <w:t>throughout</w:t>
      </w:r>
      <w:r w:rsidR="002801EB">
        <w:t xml:space="preserve"> worker age.</w:t>
      </w:r>
      <w:r w:rsidR="0079132D">
        <w:t xml:space="preserve"> Each environmental variable was plotted against the residuals from a generalized linear mixed effects model </w:t>
      </w:r>
      <w:del w:id="1256" w:author="Prouty, Cody S." w:date="2022-05-31T10:14:00Z">
        <w:r w:rsidR="0079132D" w:rsidDel="002D5705">
          <w:delText xml:space="preserve">(Model </w:delText>
        </w:r>
        <w:r w:rsidR="002674E2" w:rsidDel="002D5705">
          <w:delText>5</w:delText>
        </w:r>
        <w:r w:rsidR="0079132D" w:rsidDel="002D5705">
          <w:delText xml:space="preserve"> in Table 1) </w:delText>
        </w:r>
      </w:del>
      <w:r w:rsidR="00521886">
        <w:t xml:space="preserve">with a binomial distribution, age as </w:t>
      </w:r>
      <w:r w:rsidR="0079132D">
        <w:t xml:space="preserve">linear </w:t>
      </w:r>
      <w:r w:rsidR="00521886">
        <w:t xml:space="preserve">and quadratic fixed effect predictor variables, </w:t>
      </w:r>
      <w:del w:id="1257" w:author="Prouty, Cody S." w:date="2022-05-31T10:14:00Z">
        <w:r w:rsidR="00521886" w:rsidDel="002D5705">
          <w:delText xml:space="preserve">and </w:delText>
        </w:r>
      </w:del>
      <w:r w:rsidR="00521886">
        <w:t xml:space="preserve">a hive random effect with </w:t>
      </w:r>
      <w:r w:rsidR="00521886" w:rsidRPr="00286233">
        <w:t xml:space="preserve">a first-order autoregressive </w:t>
      </w:r>
      <w:r w:rsidR="00521886">
        <w:t xml:space="preserve">(AR1) correlation </w:t>
      </w:r>
      <w:r w:rsidR="00521886" w:rsidRPr="00286233">
        <w:t>structure</w:t>
      </w:r>
      <w:ins w:id="1258" w:author="Prouty, Cody S." w:date="2022-05-31T10:14:00Z">
        <w:r w:rsidR="002D5705">
          <w:t>, and every other weather variable other than the plotted</w:t>
        </w:r>
      </w:ins>
      <w:r w:rsidR="00521886">
        <w:t xml:space="preserve">. </w:t>
      </w:r>
      <w:r w:rsidR="00F61770">
        <w:t>The continuous black lines with gray shading represent the relationship between the environmental variables and the age model. The lines and 95% confidence intervals were calculated from a generalized linear model. The slopes are nearly zero for all four environmental variables, indicating they have minimal to no effect on dye presence across worker age.</w:t>
      </w:r>
    </w:p>
    <w:p w14:paraId="3E2F041E" w14:textId="032A655B" w:rsidR="007A6555" w:rsidRDefault="007A6555" w:rsidP="0023316B">
      <w:pPr>
        <w:spacing w:line="480" w:lineRule="auto"/>
        <w:rPr>
          <w:ins w:id="1259" w:author="Prouty, Cody S." w:date="2022-05-31T10:06:00Z"/>
        </w:rPr>
      </w:pPr>
    </w:p>
    <w:p w14:paraId="0C7F036B" w14:textId="13D5F8C9" w:rsidR="007A6555" w:rsidRDefault="007A6555" w:rsidP="0023316B">
      <w:pPr>
        <w:spacing w:line="480" w:lineRule="auto"/>
        <w:rPr>
          <w:ins w:id="1260" w:author="Prouty, Cody S." w:date="2022-05-31T10:06:00Z"/>
        </w:rPr>
      </w:pPr>
      <w:ins w:id="1261" w:author="Prouty, Cody S." w:date="2022-05-31T10:06:00Z">
        <w:r>
          <w:rPr>
            <w:noProof/>
          </w:rPr>
          <w:drawing>
            <wp:inline distT="0" distB="0" distL="0" distR="0" wp14:anchorId="1E63BC23" wp14:editId="0D3E56F3">
              <wp:extent cx="5934075" cy="44481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4448175"/>
                      </a:xfrm>
                      <a:prstGeom prst="rect">
                        <a:avLst/>
                      </a:prstGeom>
                      <a:noFill/>
                      <a:ln>
                        <a:noFill/>
                      </a:ln>
                    </pic:spPr>
                  </pic:pic>
                </a:graphicData>
              </a:graphic>
            </wp:inline>
          </w:drawing>
        </w:r>
      </w:ins>
    </w:p>
    <w:p w14:paraId="12B5FCEE" w14:textId="79531289" w:rsidR="007A6555" w:rsidRDefault="007A6555" w:rsidP="0023316B">
      <w:pPr>
        <w:spacing w:line="480" w:lineRule="auto"/>
      </w:pPr>
      <w:ins w:id="1262" w:author="Prouty, Cody S." w:date="2022-05-31T10:06:00Z">
        <w:r>
          <w:t xml:space="preserve">Figure </w:t>
        </w:r>
        <w:r>
          <w:t>4</w:t>
        </w:r>
        <w:r>
          <w:t xml:space="preserve">. Evaluating the impact of average daily (A) temperature, (B) rainfall, (C) radiation, and (D) humidity on </w:t>
        </w:r>
      </w:ins>
      <w:ins w:id="1263" w:author="Prouty, Cody S." w:date="2022-05-31T10:07:00Z">
        <w:r>
          <w:t>number of marked bees observed on</w:t>
        </w:r>
      </w:ins>
      <w:ins w:id="1264" w:author="Prouty, Cody S." w:date="2022-05-31T10:06:00Z">
        <w:r>
          <w:t xml:space="preserve"> pollen substitute patty throughout worker age. Each environmental variable was plotted against the residuals from a generalized linear mixed effects model with a </w:t>
        </w:r>
      </w:ins>
      <w:ins w:id="1265" w:author="Prouty, Cody S." w:date="2022-05-31T10:07:00Z">
        <w:r>
          <w:t xml:space="preserve">negative </w:t>
        </w:r>
      </w:ins>
      <w:ins w:id="1266" w:author="Prouty, Cody S." w:date="2022-05-31T10:06:00Z">
        <w:r>
          <w:t>binomial distribution, age as linear and quadratic fixed effect predictor variables</w:t>
        </w:r>
      </w:ins>
      <w:ins w:id="1267" w:author="Prouty, Cody S." w:date="2022-05-31T10:09:00Z">
        <w:r>
          <w:t>, an offset variable (log total number of bees)</w:t>
        </w:r>
      </w:ins>
      <w:ins w:id="1268" w:author="Prouty, Cody S." w:date="2022-05-31T10:06:00Z">
        <w:r>
          <w:t xml:space="preserve">, a hive random effect with </w:t>
        </w:r>
        <w:r w:rsidRPr="00286233">
          <w:t xml:space="preserve">a first-order autoregressive </w:t>
        </w:r>
        <w:r>
          <w:t xml:space="preserve">(AR1) correlation </w:t>
        </w:r>
        <w:r w:rsidRPr="00286233">
          <w:t>structure</w:t>
        </w:r>
      </w:ins>
      <w:ins w:id="1269" w:author="Prouty, Cody S." w:date="2022-05-31T10:09:00Z">
        <w:r>
          <w:t>, and every</w:t>
        </w:r>
      </w:ins>
      <w:ins w:id="1270" w:author="Prouty, Cody S." w:date="2022-05-31T10:10:00Z">
        <w:r>
          <w:t xml:space="preserve"> other weather variable </w:t>
        </w:r>
      </w:ins>
      <w:ins w:id="1271" w:author="Prouty, Cody S." w:date="2022-05-31T11:36:00Z">
        <w:r w:rsidR="00D97CF9">
          <w:t xml:space="preserve">besides </w:t>
        </w:r>
        <w:r w:rsidR="00245FC6">
          <w:t>the variable</w:t>
        </w:r>
      </w:ins>
      <w:ins w:id="1272" w:author="Prouty, Cody S." w:date="2022-05-31T10:13:00Z">
        <w:r w:rsidR="002D5705">
          <w:t xml:space="preserve"> plotted</w:t>
        </w:r>
      </w:ins>
      <w:ins w:id="1273" w:author="Prouty, Cody S." w:date="2022-05-31T10:06:00Z">
        <w:r>
          <w:t xml:space="preserve">. The continuous black lines with gray shading represent the relationship between the environmental variables and the age model. The lines and 95% confidence intervals were calculated from a generalized linear model. </w:t>
        </w:r>
      </w:ins>
    </w:p>
    <w:sectPr w:rsidR="007A6555" w:rsidSect="004E712D">
      <w:headerReference w:type="even" r:id="rId15"/>
      <w:headerReference w:type="default" r:id="rId1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Kaylin" w:date="2022-05-02T10:20:00Z" w:initials="KK">
    <w:p w14:paraId="4BF139B9" w14:textId="14C68FB2" w:rsidR="00EB6F4B" w:rsidRDefault="00EB6F4B">
      <w:pPr>
        <w:pStyle w:val="CommentText"/>
      </w:pPr>
      <w:r>
        <w:rPr>
          <w:rStyle w:val="CommentReference"/>
        </w:rPr>
        <w:annotationRef/>
      </w:r>
      <w:r>
        <w:t xml:space="preserve">For this project we had to write up our hypotheses, brief experimental design and data collection sections, and an interpretation of our results (like a mini discussion). These can mostly be disregarded except for a few comments further down. </w:t>
      </w:r>
    </w:p>
    <w:p w14:paraId="79CA282C" w14:textId="77777777" w:rsidR="00EB6F4B" w:rsidRDefault="00EB6F4B">
      <w:pPr>
        <w:pStyle w:val="CommentText"/>
      </w:pPr>
    </w:p>
    <w:p w14:paraId="6E41F555" w14:textId="5E5AD10F" w:rsidR="00EB6F4B" w:rsidRDefault="00EB6F4B">
      <w:pPr>
        <w:pStyle w:val="CommentText"/>
      </w:pPr>
      <w:r>
        <w:t>Focus on data analysis and results sections.</w:t>
      </w:r>
    </w:p>
  </w:comment>
  <w:comment w:id="3" w:author="Kaylin" w:date="2022-05-02T10:11:00Z" w:initials="KK">
    <w:p w14:paraId="52CF3CE5" w14:textId="61447EFF" w:rsidR="00EB6F4B" w:rsidRDefault="00EB6F4B">
      <w:pPr>
        <w:pStyle w:val="CommentText"/>
      </w:pPr>
      <w:r>
        <w:rPr>
          <w:rStyle w:val="CommentReference"/>
        </w:rPr>
        <w:annotationRef/>
      </w:r>
      <w:r>
        <w:t xml:space="preserve">I put this here to get it out of the way. Obviously, this methods section is abbreviated and won’t be used, but don’t forget to mention control efficacy in the final manuscript. </w:t>
      </w:r>
    </w:p>
  </w:comment>
  <w:comment w:id="4" w:author="Kaylin" w:date="2022-05-26T13:27:00Z" w:initials="KK">
    <w:p w14:paraId="5D485075" w14:textId="43E7B04E" w:rsidR="00DE3342" w:rsidRDefault="00DE3342">
      <w:pPr>
        <w:pStyle w:val="CommentText"/>
      </w:pPr>
      <w:r>
        <w:rPr>
          <w:rStyle w:val="CommentReference"/>
        </w:rPr>
        <w:annotationRef/>
      </w:r>
      <w:r>
        <w:t>This needs to be in full manuscript</w:t>
      </w:r>
    </w:p>
  </w:comment>
  <w:comment w:id="5" w:author="Kaylin" w:date="2022-05-02T10:23:00Z" w:initials="KK">
    <w:p w14:paraId="379883AD" w14:textId="7134C56F" w:rsidR="00EB6F4B" w:rsidRDefault="00EB6F4B">
      <w:pPr>
        <w:pStyle w:val="CommentText"/>
      </w:pPr>
      <w:r>
        <w:rPr>
          <w:rStyle w:val="CommentReference"/>
        </w:rPr>
        <w:annotationRef/>
      </w:r>
      <w:r>
        <w:t>This paragraph needs to be moved to the f</w:t>
      </w:r>
      <w:r w:rsidR="00DE3342">
        <w:t>ull</w:t>
      </w:r>
      <w:r>
        <w:t xml:space="preserve"> MS methods too.</w:t>
      </w:r>
    </w:p>
  </w:comment>
  <w:comment w:id="15" w:author="Kaylin" w:date="2022-05-27T14:59:00Z" w:initials="KK">
    <w:p w14:paraId="0B2582DB" w14:textId="6B4A8580" w:rsidR="00307564" w:rsidRDefault="00307564">
      <w:pPr>
        <w:pStyle w:val="CommentText"/>
      </w:pPr>
      <w:r>
        <w:rPr>
          <w:rStyle w:val="CommentReference"/>
        </w:rPr>
        <w:annotationRef/>
      </w:r>
      <w:r>
        <w:t xml:space="preserve">Change in accordance </w:t>
      </w:r>
      <w:proofErr w:type="gramStart"/>
      <w:r>
        <w:t>to</w:t>
      </w:r>
      <w:proofErr w:type="gramEnd"/>
      <w:r>
        <w:t xml:space="preserve"> Emily’s hypotheses</w:t>
      </w:r>
    </w:p>
  </w:comment>
  <w:comment w:id="26" w:author="Kaylin" w:date="2022-05-27T15:54:00Z" w:initials="KK">
    <w:p w14:paraId="49C0D84C" w14:textId="77777777" w:rsidR="00DA2C4E" w:rsidRDefault="00DA2C4E" w:rsidP="00DA2C4E">
      <w:pPr>
        <w:pStyle w:val="CommentText"/>
      </w:pPr>
      <w:r>
        <w:rPr>
          <w:rStyle w:val="CommentReference"/>
        </w:rPr>
        <w:annotationRef/>
      </w:r>
      <w:r>
        <w:t xml:space="preserve">Need citation? Couldn’t find </w:t>
      </w:r>
      <w:proofErr w:type="gramStart"/>
      <w:r>
        <w:t>anything, but</w:t>
      </w:r>
      <w:proofErr w:type="gramEnd"/>
      <w:r>
        <w:t xml:space="preserve"> will ask Hahn.</w:t>
      </w:r>
    </w:p>
  </w:comment>
  <w:comment w:id="124" w:author="Kaylin" w:date="2022-05-27T15:54:00Z" w:initials="KK">
    <w:p w14:paraId="582E7D1C" w14:textId="0BEC04B3" w:rsidR="00C14109" w:rsidRDefault="00C14109">
      <w:pPr>
        <w:pStyle w:val="CommentText"/>
      </w:pPr>
      <w:r>
        <w:rPr>
          <w:rStyle w:val="CommentReference"/>
        </w:rPr>
        <w:annotationRef/>
      </w:r>
      <w:r>
        <w:t xml:space="preserve">Need citation? Couldn’t find </w:t>
      </w:r>
      <w:proofErr w:type="gramStart"/>
      <w:r>
        <w:t>anything, but</w:t>
      </w:r>
      <w:proofErr w:type="gramEnd"/>
      <w:r>
        <w:t xml:space="preserve"> will ask Hahn.</w:t>
      </w:r>
    </w:p>
  </w:comment>
  <w:comment w:id="128" w:author="Kaylin" w:date="2022-05-02T10:03:00Z" w:initials="KK">
    <w:p w14:paraId="218D1AE7" w14:textId="77777777" w:rsidR="00EB6F4B" w:rsidRDefault="00EB6F4B">
      <w:pPr>
        <w:pStyle w:val="CommentText"/>
      </w:pPr>
      <w:r>
        <w:rPr>
          <w:rStyle w:val="CommentReference"/>
        </w:rPr>
        <w:annotationRef/>
      </w:r>
      <w:r>
        <w:t xml:space="preserve">Dr. Phil Hahn also mentioned we could also provide </w:t>
      </w:r>
      <w:r>
        <w:rPr>
          <w:i/>
          <w:iCs/>
        </w:rPr>
        <w:t>p</w:t>
      </w:r>
      <w:r>
        <w:t>-values here. He said it comes down to reviewer preference. If we don’t include them, someone may ask for them. If we do, another may argue we don’t need to provide both.</w:t>
      </w:r>
    </w:p>
    <w:p w14:paraId="4B6A028F" w14:textId="77777777" w:rsidR="00EB6F4B" w:rsidRDefault="00EB6F4B">
      <w:pPr>
        <w:pStyle w:val="CommentText"/>
      </w:pPr>
    </w:p>
    <w:p w14:paraId="1B64FCEC" w14:textId="77777777" w:rsidR="00EB6F4B" w:rsidRDefault="00EB6F4B">
      <w:pPr>
        <w:pStyle w:val="CommentText"/>
      </w:pPr>
      <w:r>
        <w:t>Comes down to personal choice. We can talk to Jamie about it.</w:t>
      </w:r>
    </w:p>
    <w:p w14:paraId="459AC6FA" w14:textId="77777777" w:rsidR="00EB6F4B" w:rsidRDefault="00EB6F4B">
      <w:pPr>
        <w:pStyle w:val="CommentText"/>
      </w:pPr>
    </w:p>
    <w:p w14:paraId="2B9697FC" w14:textId="33A347A8" w:rsidR="00EB6F4B" w:rsidRPr="00EB6F4B" w:rsidRDefault="00EB6F4B">
      <w:pPr>
        <w:pStyle w:val="CommentText"/>
      </w:pPr>
      <w:r>
        <w:t>If we do opt to use them, I would argue for evidence-based language to avoid conflict with AIC.</w:t>
      </w:r>
    </w:p>
  </w:comment>
  <w:comment w:id="224" w:author="Kaylin" w:date="2022-05-27T16:12:00Z" w:initials="KK">
    <w:p w14:paraId="230EA672" w14:textId="7B67575F" w:rsidR="00917971" w:rsidRDefault="00917971">
      <w:pPr>
        <w:pStyle w:val="CommentText"/>
      </w:pPr>
      <w:r>
        <w:rPr>
          <w:rStyle w:val="CommentReference"/>
        </w:rPr>
        <w:annotationRef/>
      </w:r>
      <w:r>
        <w:t>Might be good to include some sort of interpretation of this in the discussion.</w:t>
      </w:r>
    </w:p>
  </w:comment>
  <w:comment w:id="1253" w:author="Kaylin" w:date="2022-05-27T14:51:00Z" w:initials="KK">
    <w:p w14:paraId="4D6DFBD4" w14:textId="56CEDCEF" w:rsidR="00F61770" w:rsidRDefault="00F61770">
      <w:pPr>
        <w:pStyle w:val="CommentText"/>
      </w:pPr>
      <w:r>
        <w:rPr>
          <w:rStyle w:val="CommentReference"/>
        </w:rPr>
        <w:annotationRef/>
      </w:r>
      <w:r>
        <w:t xml:space="preserve">Longest caption ever. Feel free to </w:t>
      </w:r>
      <w:r w:rsidR="00A11166">
        <w:t>reword this to make more sense/better explain.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E41F555" w15:done="0"/>
  <w15:commentEx w15:paraId="52CF3CE5" w15:done="0"/>
  <w15:commentEx w15:paraId="5D485075" w15:done="0"/>
  <w15:commentEx w15:paraId="379883AD" w15:done="0"/>
  <w15:commentEx w15:paraId="0B2582DB" w15:done="0"/>
  <w15:commentEx w15:paraId="49C0D84C" w15:done="0"/>
  <w15:commentEx w15:paraId="582E7D1C" w15:done="0"/>
  <w15:commentEx w15:paraId="2B9697FC" w15:done="0"/>
  <w15:commentEx w15:paraId="230EA672" w15:done="0"/>
  <w15:commentEx w15:paraId="4D6DFB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1A2EFC" w16cex:dateUtc="2022-05-02T14:20:00Z"/>
  <w16cex:commentExtensible w16cex:durableId="261A2CDC" w16cex:dateUtc="2022-05-02T14:11:00Z"/>
  <w16cex:commentExtensible w16cex:durableId="2639FEAD" w16cex:dateUtc="2022-05-26T17:27:00Z"/>
  <w16cex:commentExtensible w16cex:durableId="261A2F96" w16cex:dateUtc="2022-05-02T14:23:00Z"/>
  <w16cex:commentExtensible w16cex:durableId="263B65ED" w16cex:dateUtc="2022-05-27T18:59:00Z"/>
  <w16cex:commentExtensible w16cex:durableId="263F0DBE" w16cex:dateUtc="2022-05-27T19:54:00Z"/>
  <w16cex:commentExtensible w16cex:durableId="263B72B4" w16cex:dateUtc="2022-05-27T19:54:00Z"/>
  <w16cex:commentExtensible w16cex:durableId="261A2AE3" w16cex:dateUtc="2022-05-02T14:03:00Z"/>
  <w16cex:commentExtensible w16cex:durableId="263B76F4" w16cex:dateUtc="2022-05-27T20:12:00Z"/>
  <w16cex:commentExtensible w16cex:durableId="263B63FC" w16cex:dateUtc="2022-05-27T1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41F555" w16cid:durableId="261A2EFC"/>
  <w16cid:commentId w16cid:paraId="52CF3CE5" w16cid:durableId="261A2CDC"/>
  <w16cid:commentId w16cid:paraId="5D485075" w16cid:durableId="2639FEAD"/>
  <w16cid:commentId w16cid:paraId="379883AD" w16cid:durableId="261A2F96"/>
  <w16cid:commentId w16cid:paraId="0B2582DB" w16cid:durableId="263B65ED"/>
  <w16cid:commentId w16cid:paraId="49C0D84C" w16cid:durableId="263F0DBE"/>
  <w16cid:commentId w16cid:paraId="582E7D1C" w16cid:durableId="263B72B4"/>
  <w16cid:commentId w16cid:paraId="2B9697FC" w16cid:durableId="261A2AE3"/>
  <w16cid:commentId w16cid:paraId="230EA672" w16cid:durableId="263B76F4"/>
  <w16cid:commentId w16cid:paraId="4D6DFBD4" w16cid:durableId="263B63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1FD1A" w14:textId="77777777" w:rsidR="009F0725" w:rsidRDefault="009F0725" w:rsidP="004E712D">
      <w:r>
        <w:separator/>
      </w:r>
    </w:p>
  </w:endnote>
  <w:endnote w:type="continuationSeparator" w:id="0">
    <w:p w14:paraId="12147639" w14:textId="77777777" w:rsidR="009F0725" w:rsidRDefault="009F0725" w:rsidP="004E7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0914E" w14:textId="77777777" w:rsidR="009F0725" w:rsidRDefault="009F0725" w:rsidP="004E712D">
      <w:r>
        <w:separator/>
      </w:r>
    </w:p>
  </w:footnote>
  <w:footnote w:type="continuationSeparator" w:id="0">
    <w:p w14:paraId="4D2FC60C" w14:textId="77777777" w:rsidR="009F0725" w:rsidRDefault="009F0725" w:rsidP="004E7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13121286"/>
      <w:docPartObj>
        <w:docPartGallery w:val="Page Numbers (Top of Page)"/>
        <w:docPartUnique/>
      </w:docPartObj>
    </w:sdtPr>
    <w:sdtEndPr>
      <w:rPr>
        <w:rStyle w:val="PageNumber"/>
      </w:rPr>
    </w:sdtEndPr>
    <w:sdtContent>
      <w:p w14:paraId="7E085142" w14:textId="5C6C47AB" w:rsidR="004E712D" w:rsidRDefault="004E712D" w:rsidP="001638E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30E3FB" w14:textId="77777777" w:rsidR="004E712D" w:rsidRDefault="004E712D" w:rsidP="004E712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7A924" w14:textId="7325CEEB" w:rsidR="004E712D" w:rsidRDefault="001A531D" w:rsidP="00822564">
    <w:pPr>
      <w:pStyle w:val="Header"/>
    </w:pPr>
    <w:del w:id="1274" w:author="Prouty, Cody S." w:date="2022-05-30T10:15:00Z">
      <w:r w:rsidDel="00822564">
        <w:delText>Kleckner</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B0C59"/>
    <w:multiLevelType w:val="hybridMultilevel"/>
    <w:tmpl w:val="F96A0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42108E"/>
    <w:multiLevelType w:val="hybridMultilevel"/>
    <w:tmpl w:val="8BB8B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9377490">
    <w:abstractNumId w:val="1"/>
  </w:num>
  <w:num w:numId="2" w16cid:durableId="111983850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routy, Cody S.">
    <w15:presenceInfo w15:providerId="None" w15:userId="Prouty, Cody 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EE"/>
    <w:rsid w:val="00016E75"/>
    <w:rsid w:val="00021AB9"/>
    <w:rsid w:val="000267F3"/>
    <w:rsid w:val="000519C5"/>
    <w:rsid w:val="00056E3B"/>
    <w:rsid w:val="000745A9"/>
    <w:rsid w:val="00096BA6"/>
    <w:rsid w:val="000F3CE2"/>
    <w:rsid w:val="00107038"/>
    <w:rsid w:val="001313D2"/>
    <w:rsid w:val="001577D1"/>
    <w:rsid w:val="001756EA"/>
    <w:rsid w:val="0018508F"/>
    <w:rsid w:val="00191FAA"/>
    <w:rsid w:val="001A531D"/>
    <w:rsid w:val="001A6637"/>
    <w:rsid w:val="001B74C7"/>
    <w:rsid w:val="001C46EE"/>
    <w:rsid w:val="001E1C62"/>
    <w:rsid w:val="001F2E44"/>
    <w:rsid w:val="0023316B"/>
    <w:rsid w:val="00245FC6"/>
    <w:rsid w:val="00250BE2"/>
    <w:rsid w:val="00253184"/>
    <w:rsid w:val="00257F5A"/>
    <w:rsid w:val="0026017B"/>
    <w:rsid w:val="002674E2"/>
    <w:rsid w:val="002801EB"/>
    <w:rsid w:val="00286233"/>
    <w:rsid w:val="00286A5C"/>
    <w:rsid w:val="00294CDA"/>
    <w:rsid w:val="002A5428"/>
    <w:rsid w:val="002D3BA9"/>
    <w:rsid w:val="002D5705"/>
    <w:rsid w:val="00307564"/>
    <w:rsid w:val="003116EB"/>
    <w:rsid w:val="00326485"/>
    <w:rsid w:val="00346240"/>
    <w:rsid w:val="00395F18"/>
    <w:rsid w:val="003C603E"/>
    <w:rsid w:val="003D2F20"/>
    <w:rsid w:val="003D36FA"/>
    <w:rsid w:val="003E7395"/>
    <w:rsid w:val="003F28A0"/>
    <w:rsid w:val="004006C1"/>
    <w:rsid w:val="00404AE0"/>
    <w:rsid w:val="00445DB3"/>
    <w:rsid w:val="004B0143"/>
    <w:rsid w:val="004D526D"/>
    <w:rsid w:val="004E712D"/>
    <w:rsid w:val="00500111"/>
    <w:rsid w:val="0051774B"/>
    <w:rsid w:val="00521886"/>
    <w:rsid w:val="005225E3"/>
    <w:rsid w:val="0053350C"/>
    <w:rsid w:val="00535DE1"/>
    <w:rsid w:val="00543A3B"/>
    <w:rsid w:val="00552B8E"/>
    <w:rsid w:val="00572776"/>
    <w:rsid w:val="00572CA1"/>
    <w:rsid w:val="005A4AD9"/>
    <w:rsid w:val="005B3C74"/>
    <w:rsid w:val="005B6A1E"/>
    <w:rsid w:val="005C0AC1"/>
    <w:rsid w:val="00603431"/>
    <w:rsid w:val="0062176E"/>
    <w:rsid w:val="00650940"/>
    <w:rsid w:val="00672A09"/>
    <w:rsid w:val="006D6965"/>
    <w:rsid w:val="007048C1"/>
    <w:rsid w:val="00771C0C"/>
    <w:rsid w:val="0079132D"/>
    <w:rsid w:val="007A6555"/>
    <w:rsid w:val="007A6DB8"/>
    <w:rsid w:val="007C5ACE"/>
    <w:rsid w:val="007E1C16"/>
    <w:rsid w:val="007F08FF"/>
    <w:rsid w:val="00815ADB"/>
    <w:rsid w:val="00822564"/>
    <w:rsid w:val="008405E5"/>
    <w:rsid w:val="00874608"/>
    <w:rsid w:val="008932E2"/>
    <w:rsid w:val="008A16F1"/>
    <w:rsid w:val="008A7CE0"/>
    <w:rsid w:val="008B1CDB"/>
    <w:rsid w:val="008B4C1E"/>
    <w:rsid w:val="008B638C"/>
    <w:rsid w:val="008F41AA"/>
    <w:rsid w:val="00917971"/>
    <w:rsid w:val="00920B8D"/>
    <w:rsid w:val="00954437"/>
    <w:rsid w:val="00961015"/>
    <w:rsid w:val="009631A0"/>
    <w:rsid w:val="00966D73"/>
    <w:rsid w:val="00977BD7"/>
    <w:rsid w:val="00984A8F"/>
    <w:rsid w:val="009B32AE"/>
    <w:rsid w:val="009D38A5"/>
    <w:rsid w:val="009D448C"/>
    <w:rsid w:val="009E0A72"/>
    <w:rsid w:val="009E62EF"/>
    <w:rsid w:val="009F0725"/>
    <w:rsid w:val="00A0743C"/>
    <w:rsid w:val="00A11166"/>
    <w:rsid w:val="00A14DA2"/>
    <w:rsid w:val="00A361C2"/>
    <w:rsid w:val="00A531A0"/>
    <w:rsid w:val="00A636FF"/>
    <w:rsid w:val="00A75E6F"/>
    <w:rsid w:val="00AD633C"/>
    <w:rsid w:val="00AD6657"/>
    <w:rsid w:val="00AE2C01"/>
    <w:rsid w:val="00B06D4B"/>
    <w:rsid w:val="00B3296B"/>
    <w:rsid w:val="00B35E80"/>
    <w:rsid w:val="00B51D2A"/>
    <w:rsid w:val="00B52081"/>
    <w:rsid w:val="00B56BE1"/>
    <w:rsid w:val="00B63A6B"/>
    <w:rsid w:val="00B66CB0"/>
    <w:rsid w:val="00BD2B66"/>
    <w:rsid w:val="00C02555"/>
    <w:rsid w:val="00C14109"/>
    <w:rsid w:val="00C14853"/>
    <w:rsid w:val="00C14D77"/>
    <w:rsid w:val="00C21411"/>
    <w:rsid w:val="00C231B5"/>
    <w:rsid w:val="00C411B2"/>
    <w:rsid w:val="00C42418"/>
    <w:rsid w:val="00C75028"/>
    <w:rsid w:val="00C80C6E"/>
    <w:rsid w:val="00CB71DE"/>
    <w:rsid w:val="00CF3B64"/>
    <w:rsid w:val="00D34CDB"/>
    <w:rsid w:val="00D374D9"/>
    <w:rsid w:val="00D41D97"/>
    <w:rsid w:val="00D7409E"/>
    <w:rsid w:val="00D835F5"/>
    <w:rsid w:val="00D92D80"/>
    <w:rsid w:val="00D97CF9"/>
    <w:rsid w:val="00DA2C4E"/>
    <w:rsid w:val="00DD738A"/>
    <w:rsid w:val="00DE3342"/>
    <w:rsid w:val="00E1605C"/>
    <w:rsid w:val="00E25CCE"/>
    <w:rsid w:val="00E71E90"/>
    <w:rsid w:val="00EB4989"/>
    <w:rsid w:val="00EB6F4B"/>
    <w:rsid w:val="00EC35C9"/>
    <w:rsid w:val="00ED7A98"/>
    <w:rsid w:val="00F1484E"/>
    <w:rsid w:val="00F57B20"/>
    <w:rsid w:val="00F61770"/>
    <w:rsid w:val="00F700E1"/>
    <w:rsid w:val="00FD5BEA"/>
    <w:rsid w:val="00FE3677"/>
    <w:rsid w:val="00FE78EE"/>
    <w:rsid w:val="00FF4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2D418"/>
  <w14:defaultImageDpi w14:val="32767"/>
  <w15:chartTrackingRefBased/>
  <w15:docId w15:val="{01C91340-9322-8841-B1A7-5DB36173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color w:val="000000" w:themeColor="text1"/>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712D"/>
    <w:pPr>
      <w:tabs>
        <w:tab w:val="center" w:pos="4680"/>
        <w:tab w:val="right" w:pos="9360"/>
      </w:tabs>
    </w:pPr>
  </w:style>
  <w:style w:type="character" w:customStyle="1" w:styleId="HeaderChar">
    <w:name w:val="Header Char"/>
    <w:basedOn w:val="DefaultParagraphFont"/>
    <w:link w:val="Header"/>
    <w:uiPriority w:val="99"/>
    <w:rsid w:val="004E712D"/>
  </w:style>
  <w:style w:type="paragraph" w:styleId="Footer">
    <w:name w:val="footer"/>
    <w:basedOn w:val="Normal"/>
    <w:link w:val="FooterChar"/>
    <w:uiPriority w:val="99"/>
    <w:unhideWhenUsed/>
    <w:rsid w:val="004E712D"/>
    <w:pPr>
      <w:tabs>
        <w:tab w:val="center" w:pos="4680"/>
        <w:tab w:val="right" w:pos="9360"/>
      </w:tabs>
    </w:pPr>
  </w:style>
  <w:style w:type="character" w:customStyle="1" w:styleId="FooterChar">
    <w:name w:val="Footer Char"/>
    <w:basedOn w:val="DefaultParagraphFont"/>
    <w:link w:val="Footer"/>
    <w:uiPriority w:val="99"/>
    <w:rsid w:val="004E712D"/>
  </w:style>
  <w:style w:type="character" w:styleId="PageNumber">
    <w:name w:val="page number"/>
    <w:basedOn w:val="DefaultParagraphFont"/>
    <w:uiPriority w:val="99"/>
    <w:semiHidden/>
    <w:unhideWhenUsed/>
    <w:rsid w:val="004E712D"/>
  </w:style>
  <w:style w:type="character" w:styleId="LineNumber">
    <w:name w:val="line number"/>
    <w:basedOn w:val="DefaultParagraphFont"/>
    <w:uiPriority w:val="99"/>
    <w:semiHidden/>
    <w:unhideWhenUsed/>
    <w:rsid w:val="004E712D"/>
  </w:style>
  <w:style w:type="paragraph" w:styleId="ListParagraph">
    <w:name w:val="List Paragraph"/>
    <w:basedOn w:val="Normal"/>
    <w:uiPriority w:val="34"/>
    <w:qFormat/>
    <w:rsid w:val="004E712D"/>
    <w:pPr>
      <w:ind w:left="720"/>
      <w:contextualSpacing/>
    </w:pPr>
  </w:style>
  <w:style w:type="table" w:styleId="TableGrid">
    <w:name w:val="Table Grid"/>
    <w:basedOn w:val="TableNormal"/>
    <w:uiPriority w:val="39"/>
    <w:rsid w:val="001850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508F"/>
    <w:rPr>
      <w:color w:val="808080"/>
    </w:rPr>
  </w:style>
  <w:style w:type="paragraph" w:styleId="Bibliography">
    <w:name w:val="Bibliography"/>
    <w:basedOn w:val="Normal"/>
    <w:next w:val="Normal"/>
    <w:uiPriority w:val="37"/>
    <w:unhideWhenUsed/>
    <w:rsid w:val="003F28A0"/>
    <w:pPr>
      <w:ind w:left="720" w:hanging="720"/>
    </w:pPr>
  </w:style>
  <w:style w:type="character" w:styleId="CommentReference">
    <w:name w:val="annotation reference"/>
    <w:basedOn w:val="DefaultParagraphFont"/>
    <w:uiPriority w:val="99"/>
    <w:semiHidden/>
    <w:unhideWhenUsed/>
    <w:rsid w:val="00543A3B"/>
    <w:rPr>
      <w:sz w:val="16"/>
      <w:szCs w:val="16"/>
    </w:rPr>
  </w:style>
  <w:style w:type="paragraph" w:styleId="CommentText">
    <w:name w:val="annotation text"/>
    <w:basedOn w:val="Normal"/>
    <w:link w:val="CommentTextChar"/>
    <w:uiPriority w:val="99"/>
    <w:semiHidden/>
    <w:unhideWhenUsed/>
    <w:rsid w:val="00543A3B"/>
    <w:rPr>
      <w:sz w:val="20"/>
      <w:szCs w:val="20"/>
    </w:rPr>
  </w:style>
  <w:style w:type="character" w:customStyle="1" w:styleId="CommentTextChar">
    <w:name w:val="Comment Text Char"/>
    <w:basedOn w:val="DefaultParagraphFont"/>
    <w:link w:val="CommentText"/>
    <w:uiPriority w:val="99"/>
    <w:semiHidden/>
    <w:rsid w:val="00543A3B"/>
    <w:rPr>
      <w:sz w:val="20"/>
      <w:szCs w:val="20"/>
    </w:rPr>
  </w:style>
  <w:style w:type="paragraph" w:styleId="CommentSubject">
    <w:name w:val="annotation subject"/>
    <w:basedOn w:val="CommentText"/>
    <w:next w:val="CommentText"/>
    <w:link w:val="CommentSubjectChar"/>
    <w:uiPriority w:val="99"/>
    <w:semiHidden/>
    <w:unhideWhenUsed/>
    <w:rsid w:val="00543A3B"/>
    <w:rPr>
      <w:b/>
      <w:bCs/>
    </w:rPr>
  </w:style>
  <w:style w:type="character" w:customStyle="1" w:styleId="CommentSubjectChar">
    <w:name w:val="Comment Subject Char"/>
    <w:basedOn w:val="CommentTextChar"/>
    <w:link w:val="CommentSubject"/>
    <w:uiPriority w:val="99"/>
    <w:semiHidden/>
    <w:rsid w:val="00543A3B"/>
    <w:rPr>
      <w:b/>
      <w:bCs/>
      <w:sz w:val="20"/>
      <w:szCs w:val="20"/>
    </w:rPr>
  </w:style>
  <w:style w:type="paragraph" w:styleId="Revision">
    <w:name w:val="Revision"/>
    <w:hidden/>
    <w:uiPriority w:val="99"/>
    <w:semiHidden/>
    <w:rsid w:val="00445DB3"/>
  </w:style>
  <w:style w:type="character" w:customStyle="1" w:styleId="normaltextrun">
    <w:name w:val="normaltextrun"/>
    <w:basedOn w:val="DefaultParagraphFont"/>
    <w:rsid w:val="001A531D"/>
  </w:style>
  <w:style w:type="character" w:styleId="Hyperlink">
    <w:name w:val="Hyperlink"/>
    <w:basedOn w:val="DefaultParagraphFont"/>
    <w:uiPriority w:val="99"/>
    <w:unhideWhenUsed/>
    <w:rsid w:val="008F41AA"/>
    <w:rPr>
      <w:color w:val="0563C1" w:themeColor="hyperlink"/>
      <w:u w:val="single"/>
    </w:rPr>
  </w:style>
  <w:style w:type="character" w:styleId="UnresolvedMention">
    <w:name w:val="Unresolved Mention"/>
    <w:basedOn w:val="DefaultParagraphFont"/>
    <w:uiPriority w:val="99"/>
    <w:rsid w:val="008F41AA"/>
    <w:rPr>
      <w:color w:val="605E5C"/>
      <w:shd w:val="clear" w:color="auto" w:fill="E1DFDD"/>
    </w:rPr>
  </w:style>
  <w:style w:type="character" w:styleId="FollowedHyperlink">
    <w:name w:val="FollowedHyperlink"/>
    <w:basedOn w:val="DefaultParagraphFont"/>
    <w:uiPriority w:val="99"/>
    <w:semiHidden/>
    <w:unhideWhenUsed/>
    <w:rsid w:val="008F41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01">
      <w:bodyDiv w:val="1"/>
      <w:marLeft w:val="0"/>
      <w:marRight w:val="0"/>
      <w:marTop w:val="0"/>
      <w:marBottom w:val="0"/>
      <w:divBdr>
        <w:top w:val="none" w:sz="0" w:space="0" w:color="auto"/>
        <w:left w:val="none" w:sz="0" w:space="0" w:color="auto"/>
        <w:bottom w:val="none" w:sz="0" w:space="0" w:color="auto"/>
        <w:right w:val="none" w:sz="0" w:space="0" w:color="auto"/>
      </w:divBdr>
      <w:divsChild>
        <w:div w:id="1802653141">
          <w:marLeft w:val="0"/>
          <w:marRight w:val="0"/>
          <w:marTop w:val="0"/>
          <w:marBottom w:val="0"/>
          <w:divBdr>
            <w:top w:val="none" w:sz="0" w:space="0" w:color="auto"/>
            <w:left w:val="none" w:sz="0" w:space="0" w:color="auto"/>
            <w:bottom w:val="none" w:sz="0" w:space="0" w:color="auto"/>
            <w:right w:val="none" w:sz="0" w:space="0" w:color="auto"/>
          </w:divBdr>
        </w:div>
      </w:divsChild>
    </w:div>
    <w:div w:id="27536222">
      <w:bodyDiv w:val="1"/>
      <w:marLeft w:val="0"/>
      <w:marRight w:val="0"/>
      <w:marTop w:val="0"/>
      <w:marBottom w:val="0"/>
      <w:divBdr>
        <w:top w:val="none" w:sz="0" w:space="0" w:color="auto"/>
        <w:left w:val="none" w:sz="0" w:space="0" w:color="auto"/>
        <w:bottom w:val="none" w:sz="0" w:space="0" w:color="auto"/>
        <w:right w:val="none" w:sz="0" w:space="0" w:color="auto"/>
      </w:divBdr>
    </w:div>
    <w:div w:id="61832537">
      <w:bodyDiv w:val="1"/>
      <w:marLeft w:val="0"/>
      <w:marRight w:val="0"/>
      <w:marTop w:val="0"/>
      <w:marBottom w:val="0"/>
      <w:divBdr>
        <w:top w:val="none" w:sz="0" w:space="0" w:color="auto"/>
        <w:left w:val="none" w:sz="0" w:space="0" w:color="auto"/>
        <w:bottom w:val="none" w:sz="0" w:space="0" w:color="auto"/>
        <w:right w:val="none" w:sz="0" w:space="0" w:color="auto"/>
      </w:divBdr>
    </w:div>
    <w:div w:id="69083716">
      <w:bodyDiv w:val="1"/>
      <w:marLeft w:val="0"/>
      <w:marRight w:val="0"/>
      <w:marTop w:val="0"/>
      <w:marBottom w:val="0"/>
      <w:divBdr>
        <w:top w:val="none" w:sz="0" w:space="0" w:color="auto"/>
        <w:left w:val="none" w:sz="0" w:space="0" w:color="auto"/>
        <w:bottom w:val="none" w:sz="0" w:space="0" w:color="auto"/>
        <w:right w:val="none" w:sz="0" w:space="0" w:color="auto"/>
      </w:divBdr>
    </w:div>
    <w:div w:id="91559599">
      <w:bodyDiv w:val="1"/>
      <w:marLeft w:val="0"/>
      <w:marRight w:val="0"/>
      <w:marTop w:val="0"/>
      <w:marBottom w:val="0"/>
      <w:divBdr>
        <w:top w:val="none" w:sz="0" w:space="0" w:color="auto"/>
        <w:left w:val="none" w:sz="0" w:space="0" w:color="auto"/>
        <w:bottom w:val="none" w:sz="0" w:space="0" w:color="auto"/>
        <w:right w:val="none" w:sz="0" w:space="0" w:color="auto"/>
      </w:divBdr>
    </w:div>
    <w:div w:id="129523691">
      <w:bodyDiv w:val="1"/>
      <w:marLeft w:val="0"/>
      <w:marRight w:val="0"/>
      <w:marTop w:val="0"/>
      <w:marBottom w:val="0"/>
      <w:divBdr>
        <w:top w:val="none" w:sz="0" w:space="0" w:color="auto"/>
        <w:left w:val="none" w:sz="0" w:space="0" w:color="auto"/>
        <w:bottom w:val="none" w:sz="0" w:space="0" w:color="auto"/>
        <w:right w:val="none" w:sz="0" w:space="0" w:color="auto"/>
      </w:divBdr>
    </w:div>
    <w:div w:id="148406207">
      <w:bodyDiv w:val="1"/>
      <w:marLeft w:val="0"/>
      <w:marRight w:val="0"/>
      <w:marTop w:val="0"/>
      <w:marBottom w:val="0"/>
      <w:divBdr>
        <w:top w:val="none" w:sz="0" w:space="0" w:color="auto"/>
        <w:left w:val="none" w:sz="0" w:space="0" w:color="auto"/>
        <w:bottom w:val="none" w:sz="0" w:space="0" w:color="auto"/>
        <w:right w:val="none" w:sz="0" w:space="0" w:color="auto"/>
      </w:divBdr>
    </w:div>
    <w:div w:id="294800934">
      <w:bodyDiv w:val="1"/>
      <w:marLeft w:val="0"/>
      <w:marRight w:val="0"/>
      <w:marTop w:val="0"/>
      <w:marBottom w:val="0"/>
      <w:divBdr>
        <w:top w:val="none" w:sz="0" w:space="0" w:color="auto"/>
        <w:left w:val="none" w:sz="0" w:space="0" w:color="auto"/>
        <w:bottom w:val="none" w:sz="0" w:space="0" w:color="auto"/>
        <w:right w:val="none" w:sz="0" w:space="0" w:color="auto"/>
      </w:divBdr>
    </w:div>
    <w:div w:id="316614345">
      <w:bodyDiv w:val="1"/>
      <w:marLeft w:val="0"/>
      <w:marRight w:val="0"/>
      <w:marTop w:val="0"/>
      <w:marBottom w:val="0"/>
      <w:divBdr>
        <w:top w:val="none" w:sz="0" w:space="0" w:color="auto"/>
        <w:left w:val="none" w:sz="0" w:space="0" w:color="auto"/>
        <w:bottom w:val="none" w:sz="0" w:space="0" w:color="auto"/>
        <w:right w:val="none" w:sz="0" w:space="0" w:color="auto"/>
      </w:divBdr>
    </w:div>
    <w:div w:id="596862583">
      <w:bodyDiv w:val="1"/>
      <w:marLeft w:val="0"/>
      <w:marRight w:val="0"/>
      <w:marTop w:val="0"/>
      <w:marBottom w:val="0"/>
      <w:divBdr>
        <w:top w:val="none" w:sz="0" w:space="0" w:color="auto"/>
        <w:left w:val="none" w:sz="0" w:space="0" w:color="auto"/>
        <w:bottom w:val="none" w:sz="0" w:space="0" w:color="auto"/>
        <w:right w:val="none" w:sz="0" w:space="0" w:color="auto"/>
      </w:divBdr>
    </w:div>
    <w:div w:id="622155299">
      <w:bodyDiv w:val="1"/>
      <w:marLeft w:val="0"/>
      <w:marRight w:val="0"/>
      <w:marTop w:val="0"/>
      <w:marBottom w:val="0"/>
      <w:divBdr>
        <w:top w:val="none" w:sz="0" w:space="0" w:color="auto"/>
        <w:left w:val="none" w:sz="0" w:space="0" w:color="auto"/>
        <w:bottom w:val="none" w:sz="0" w:space="0" w:color="auto"/>
        <w:right w:val="none" w:sz="0" w:space="0" w:color="auto"/>
      </w:divBdr>
    </w:div>
    <w:div w:id="768428102">
      <w:bodyDiv w:val="1"/>
      <w:marLeft w:val="0"/>
      <w:marRight w:val="0"/>
      <w:marTop w:val="0"/>
      <w:marBottom w:val="0"/>
      <w:divBdr>
        <w:top w:val="none" w:sz="0" w:space="0" w:color="auto"/>
        <w:left w:val="none" w:sz="0" w:space="0" w:color="auto"/>
        <w:bottom w:val="none" w:sz="0" w:space="0" w:color="auto"/>
        <w:right w:val="none" w:sz="0" w:space="0" w:color="auto"/>
      </w:divBdr>
    </w:div>
    <w:div w:id="850797449">
      <w:bodyDiv w:val="1"/>
      <w:marLeft w:val="0"/>
      <w:marRight w:val="0"/>
      <w:marTop w:val="0"/>
      <w:marBottom w:val="0"/>
      <w:divBdr>
        <w:top w:val="none" w:sz="0" w:space="0" w:color="auto"/>
        <w:left w:val="none" w:sz="0" w:space="0" w:color="auto"/>
        <w:bottom w:val="none" w:sz="0" w:space="0" w:color="auto"/>
        <w:right w:val="none" w:sz="0" w:space="0" w:color="auto"/>
      </w:divBdr>
    </w:div>
    <w:div w:id="891426003">
      <w:bodyDiv w:val="1"/>
      <w:marLeft w:val="0"/>
      <w:marRight w:val="0"/>
      <w:marTop w:val="0"/>
      <w:marBottom w:val="0"/>
      <w:divBdr>
        <w:top w:val="none" w:sz="0" w:space="0" w:color="auto"/>
        <w:left w:val="none" w:sz="0" w:space="0" w:color="auto"/>
        <w:bottom w:val="none" w:sz="0" w:space="0" w:color="auto"/>
        <w:right w:val="none" w:sz="0" w:space="0" w:color="auto"/>
      </w:divBdr>
    </w:div>
    <w:div w:id="897017436">
      <w:bodyDiv w:val="1"/>
      <w:marLeft w:val="0"/>
      <w:marRight w:val="0"/>
      <w:marTop w:val="0"/>
      <w:marBottom w:val="0"/>
      <w:divBdr>
        <w:top w:val="none" w:sz="0" w:space="0" w:color="auto"/>
        <w:left w:val="none" w:sz="0" w:space="0" w:color="auto"/>
        <w:bottom w:val="none" w:sz="0" w:space="0" w:color="auto"/>
        <w:right w:val="none" w:sz="0" w:space="0" w:color="auto"/>
      </w:divBdr>
    </w:div>
    <w:div w:id="970330933">
      <w:bodyDiv w:val="1"/>
      <w:marLeft w:val="0"/>
      <w:marRight w:val="0"/>
      <w:marTop w:val="0"/>
      <w:marBottom w:val="0"/>
      <w:divBdr>
        <w:top w:val="none" w:sz="0" w:space="0" w:color="auto"/>
        <w:left w:val="none" w:sz="0" w:space="0" w:color="auto"/>
        <w:bottom w:val="none" w:sz="0" w:space="0" w:color="auto"/>
        <w:right w:val="none" w:sz="0" w:space="0" w:color="auto"/>
      </w:divBdr>
    </w:div>
    <w:div w:id="1178544875">
      <w:bodyDiv w:val="1"/>
      <w:marLeft w:val="0"/>
      <w:marRight w:val="0"/>
      <w:marTop w:val="0"/>
      <w:marBottom w:val="0"/>
      <w:divBdr>
        <w:top w:val="none" w:sz="0" w:space="0" w:color="auto"/>
        <w:left w:val="none" w:sz="0" w:space="0" w:color="auto"/>
        <w:bottom w:val="none" w:sz="0" w:space="0" w:color="auto"/>
        <w:right w:val="none" w:sz="0" w:space="0" w:color="auto"/>
      </w:divBdr>
    </w:div>
    <w:div w:id="1258949239">
      <w:bodyDiv w:val="1"/>
      <w:marLeft w:val="0"/>
      <w:marRight w:val="0"/>
      <w:marTop w:val="0"/>
      <w:marBottom w:val="0"/>
      <w:divBdr>
        <w:top w:val="none" w:sz="0" w:space="0" w:color="auto"/>
        <w:left w:val="none" w:sz="0" w:space="0" w:color="auto"/>
        <w:bottom w:val="none" w:sz="0" w:space="0" w:color="auto"/>
        <w:right w:val="none" w:sz="0" w:space="0" w:color="auto"/>
      </w:divBdr>
    </w:div>
    <w:div w:id="1294679639">
      <w:bodyDiv w:val="1"/>
      <w:marLeft w:val="0"/>
      <w:marRight w:val="0"/>
      <w:marTop w:val="0"/>
      <w:marBottom w:val="0"/>
      <w:divBdr>
        <w:top w:val="none" w:sz="0" w:space="0" w:color="auto"/>
        <w:left w:val="none" w:sz="0" w:space="0" w:color="auto"/>
        <w:bottom w:val="none" w:sz="0" w:space="0" w:color="auto"/>
        <w:right w:val="none" w:sz="0" w:space="0" w:color="auto"/>
      </w:divBdr>
    </w:div>
    <w:div w:id="1398287971">
      <w:bodyDiv w:val="1"/>
      <w:marLeft w:val="0"/>
      <w:marRight w:val="0"/>
      <w:marTop w:val="0"/>
      <w:marBottom w:val="0"/>
      <w:divBdr>
        <w:top w:val="none" w:sz="0" w:space="0" w:color="auto"/>
        <w:left w:val="none" w:sz="0" w:space="0" w:color="auto"/>
        <w:bottom w:val="none" w:sz="0" w:space="0" w:color="auto"/>
        <w:right w:val="none" w:sz="0" w:space="0" w:color="auto"/>
      </w:divBdr>
    </w:div>
    <w:div w:id="1418552759">
      <w:bodyDiv w:val="1"/>
      <w:marLeft w:val="0"/>
      <w:marRight w:val="0"/>
      <w:marTop w:val="0"/>
      <w:marBottom w:val="0"/>
      <w:divBdr>
        <w:top w:val="none" w:sz="0" w:space="0" w:color="auto"/>
        <w:left w:val="none" w:sz="0" w:space="0" w:color="auto"/>
        <w:bottom w:val="none" w:sz="0" w:space="0" w:color="auto"/>
        <w:right w:val="none" w:sz="0" w:space="0" w:color="auto"/>
      </w:divBdr>
    </w:div>
    <w:div w:id="1433814965">
      <w:bodyDiv w:val="1"/>
      <w:marLeft w:val="0"/>
      <w:marRight w:val="0"/>
      <w:marTop w:val="0"/>
      <w:marBottom w:val="0"/>
      <w:divBdr>
        <w:top w:val="none" w:sz="0" w:space="0" w:color="auto"/>
        <w:left w:val="none" w:sz="0" w:space="0" w:color="auto"/>
        <w:bottom w:val="none" w:sz="0" w:space="0" w:color="auto"/>
        <w:right w:val="none" w:sz="0" w:space="0" w:color="auto"/>
      </w:divBdr>
    </w:div>
    <w:div w:id="1454473208">
      <w:bodyDiv w:val="1"/>
      <w:marLeft w:val="0"/>
      <w:marRight w:val="0"/>
      <w:marTop w:val="0"/>
      <w:marBottom w:val="0"/>
      <w:divBdr>
        <w:top w:val="none" w:sz="0" w:space="0" w:color="auto"/>
        <w:left w:val="none" w:sz="0" w:space="0" w:color="auto"/>
        <w:bottom w:val="none" w:sz="0" w:space="0" w:color="auto"/>
        <w:right w:val="none" w:sz="0" w:space="0" w:color="auto"/>
      </w:divBdr>
    </w:div>
    <w:div w:id="1557201820">
      <w:bodyDiv w:val="1"/>
      <w:marLeft w:val="0"/>
      <w:marRight w:val="0"/>
      <w:marTop w:val="0"/>
      <w:marBottom w:val="0"/>
      <w:divBdr>
        <w:top w:val="none" w:sz="0" w:space="0" w:color="auto"/>
        <w:left w:val="none" w:sz="0" w:space="0" w:color="auto"/>
        <w:bottom w:val="none" w:sz="0" w:space="0" w:color="auto"/>
        <w:right w:val="none" w:sz="0" w:space="0" w:color="auto"/>
      </w:divBdr>
    </w:div>
    <w:div w:id="1723408561">
      <w:bodyDiv w:val="1"/>
      <w:marLeft w:val="0"/>
      <w:marRight w:val="0"/>
      <w:marTop w:val="0"/>
      <w:marBottom w:val="0"/>
      <w:divBdr>
        <w:top w:val="none" w:sz="0" w:space="0" w:color="auto"/>
        <w:left w:val="none" w:sz="0" w:space="0" w:color="auto"/>
        <w:bottom w:val="none" w:sz="0" w:space="0" w:color="auto"/>
        <w:right w:val="none" w:sz="0" w:space="0" w:color="auto"/>
      </w:divBdr>
    </w:div>
    <w:div w:id="1759666550">
      <w:bodyDiv w:val="1"/>
      <w:marLeft w:val="0"/>
      <w:marRight w:val="0"/>
      <w:marTop w:val="0"/>
      <w:marBottom w:val="0"/>
      <w:divBdr>
        <w:top w:val="none" w:sz="0" w:space="0" w:color="auto"/>
        <w:left w:val="none" w:sz="0" w:space="0" w:color="auto"/>
        <w:bottom w:val="none" w:sz="0" w:space="0" w:color="auto"/>
        <w:right w:val="none" w:sz="0" w:space="0" w:color="auto"/>
      </w:divBdr>
    </w:div>
    <w:div w:id="1802965401">
      <w:bodyDiv w:val="1"/>
      <w:marLeft w:val="0"/>
      <w:marRight w:val="0"/>
      <w:marTop w:val="0"/>
      <w:marBottom w:val="0"/>
      <w:divBdr>
        <w:top w:val="none" w:sz="0" w:space="0" w:color="auto"/>
        <w:left w:val="none" w:sz="0" w:space="0" w:color="auto"/>
        <w:bottom w:val="none" w:sz="0" w:space="0" w:color="auto"/>
        <w:right w:val="none" w:sz="0" w:space="0" w:color="auto"/>
      </w:divBdr>
      <w:divsChild>
        <w:div w:id="1740442421">
          <w:marLeft w:val="0"/>
          <w:marRight w:val="0"/>
          <w:marTop w:val="0"/>
          <w:marBottom w:val="0"/>
          <w:divBdr>
            <w:top w:val="none" w:sz="0" w:space="0" w:color="auto"/>
            <w:left w:val="none" w:sz="0" w:space="0" w:color="auto"/>
            <w:bottom w:val="none" w:sz="0" w:space="0" w:color="auto"/>
            <w:right w:val="none" w:sz="0" w:space="0" w:color="auto"/>
          </w:divBdr>
        </w:div>
      </w:divsChild>
    </w:div>
    <w:div w:id="1873228293">
      <w:bodyDiv w:val="1"/>
      <w:marLeft w:val="0"/>
      <w:marRight w:val="0"/>
      <w:marTop w:val="0"/>
      <w:marBottom w:val="0"/>
      <w:divBdr>
        <w:top w:val="none" w:sz="0" w:space="0" w:color="auto"/>
        <w:left w:val="none" w:sz="0" w:space="0" w:color="auto"/>
        <w:bottom w:val="none" w:sz="0" w:space="0" w:color="auto"/>
        <w:right w:val="none" w:sz="0" w:space="0" w:color="auto"/>
      </w:divBdr>
      <w:divsChild>
        <w:div w:id="1918899340">
          <w:marLeft w:val="0"/>
          <w:marRight w:val="0"/>
          <w:marTop w:val="0"/>
          <w:marBottom w:val="0"/>
          <w:divBdr>
            <w:top w:val="none" w:sz="0" w:space="0" w:color="auto"/>
            <w:left w:val="none" w:sz="0" w:space="0" w:color="auto"/>
            <w:bottom w:val="none" w:sz="0" w:space="0" w:color="auto"/>
            <w:right w:val="none" w:sz="0" w:space="0" w:color="auto"/>
          </w:divBdr>
        </w:div>
        <w:div w:id="1137259797">
          <w:marLeft w:val="0"/>
          <w:marRight w:val="0"/>
          <w:marTop w:val="0"/>
          <w:marBottom w:val="0"/>
          <w:divBdr>
            <w:top w:val="none" w:sz="0" w:space="0" w:color="auto"/>
            <w:left w:val="none" w:sz="0" w:space="0" w:color="auto"/>
            <w:bottom w:val="none" w:sz="0" w:space="0" w:color="auto"/>
            <w:right w:val="none" w:sz="0" w:space="0" w:color="auto"/>
          </w:divBdr>
        </w:div>
      </w:divsChild>
    </w:div>
    <w:div w:id="2017995280">
      <w:bodyDiv w:val="1"/>
      <w:marLeft w:val="0"/>
      <w:marRight w:val="0"/>
      <w:marTop w:val="0"/>
      <w:marBottom w:val="0"/>
      <w:divBdr>
        <w:top w:val="none" w:sz="0" w:space="0" w:color="auto"/>
        <w:left w:val="none" w:sz="0" w:space="0" w:color="auto"/>
        <w:bottom w:val="none" w:sz="0" w:space="0" w:color="auto"/>
        <w:right w:val="none" w:sz="0" w:space="0" w:color="auto"/>
      </w:divBdr>
    </w:div>
    <w:div w:id="204925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20</Pages>
  <Words>4246</Words>
  <Characters>24207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 2</dc:creator>
  <cp:keywords/>
  <dc:description/>
  <cp:lastModifiedBy>Prouty, Cody S.</cp:lastModifiedBy>
  <cp:revision>37</cp:revision>
  <dcterms:created xsi:type="dcterms:W3CDTF">2022-05-27T20:49:00Z</dcterms:created>
  <dcterms:modified xsi:type="dcterms:W3CDTF">2022-05-31T18:37:00Z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zotero-version="6.0.7"&gt;&lt;session id="6XLRq69w"/&gt;&lt;style id="http://www.zotero.org/styles/entomological-society-of-america" hasBibliography="1" bibliographyStyleHasBeenSet="1"/&gt;&lt;prefs&gt;&lt;pref name="fieldType" value="Field"/&gt;&lt;/prefs&gt;&lt;/dat</vt:lpwstr>
  </property>
  <property fmtid="{D5CDD505-2E9C-101B-9397-08002B2CF9AE}" pid="3" name="ZOTERO_PREF_2">
    <vt:lpwstr>a&gt;</vt:lpwstr>
  </property>
</Properties>
</file>